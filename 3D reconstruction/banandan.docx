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624FC" w14:textId="39234AF9" w:rsidR="00055DF3" w:rsidRDefault="00055DF3">
      <w:r>
        <w:t xml:space="preserve">1.1 </w:t>
      </w:r>
    </w:p>
    <w:p w14:paraId="1A000841" w14:textId="77777777" w:rsidR="00D865A0" w:rsidRDefault="00D865A0"/>
    <w:p w14:paraId="28718CDC" w14:textId="7E600AF8" w:rsidR="00055DF3" w:rsidRDefault="00055DF3">
      <w:r>
        <w:t>Assuming, after normalising, the X</w:t>
      </w:r>
      <w:r>
        <w:rPr>
          <w:vertAlign w:val="subscript"/>
        </w:rPr>
        <w:t xml:space="preserve">1 </w:t>
      </w:r>
      <w:r>
        <w:t>and X</w:t>
      </w:r>
      <w:r>
        <w:rPr>
          <w:vertAlign w:val="subscript"/>
        </w:rPr>
        <w:t>2</w:t>
      </w:r>
      <w:r>
        <w:t xml:space="preserve"> (co-ordinate origin) is (0,0).</w:t>
      </w:r>
    </w:p>
    <w:p w14:paraId="7019CC0C" w14:textId="77777777" w:rsidR="00D865A0" w:rsidRDefault="00055DF3" w:rsidP="00055DF3">
      <w:r>
        <w:t>Converting them into homogenous co-ordinates</w:t>
      </w:r>
    </w:p>
    <w:p w14:paraId="5CA75488" w14:textId="2765311C" w:rsidR="00055DF3" w:rsidRPr="00D865A0" w:rsidRDefault="003344D4" w:rsidP="00055DF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1DA95B29" w14:textId="06FC92B9" w:rsidR="00055DF3" w:rsidRPr="00D865A0" w:rsidRDefault="00055DF3" w:rsidP="00055DF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229588E4" w14:textId="424545A1" w:rsidR="00D865A0" w:rsidRPr="00D865A0" w:rsidRDefault="00D865A0" w:rsidP="00055DF3">
      <w:r>
        <w:t>Relation with Fundamental Matrix is given by,</w:t>
      </w:r>
    </w:p>
    <w:p w14:paraId="759958DE" w14:textId="4ACE04E9" w:rsidR="00055DF3" w:rsidRPr="00D865A0" w:rsidRDefault="003344D4" w:rsidP="00055DF3"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F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0</m:t>
          </m:r>
        </m:oMath>
      </m:oMathPara>
    </w:p>
    <w:p w14:paraId="5C9F3EA0" w14:textId="14114C63" w:rsidR="00A27B73" w:rsidRDefault="000C7830" w:rsidP="00D865A0">
      <w: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[0</m:t>
              </m:r>
            </m:e>
            <m:e>
              <m:r>
                <w:rPr>
                  <w:rFonts w:ascii="Cambria Math" w:hAnsi="Cambria Math"/>
                </w:rPr>
                <m:t>0</m:t>
              </m:r>
            </m:e>
            <m:e>
              <m:r>
                <w:rPr>
                  <w:rFonts w:ascii="Cambria Math" w:hAnsi="Cambria Math"/>
                </w:rPr>
                <m:t>1]</m:t>
              </m:r>
            </m:e>
          </m:mr>
        </m:m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</m:oMath>
      <w:r w:rsidR="00A27B73">
        <w:t xml:space="preserve"> = 0 </w:t>
      </w:r>
    </w:p>
    <w:p w14:paraId="5C41A0F4" w14:textId="28B5D023" w:rsidR="00A27B73" w:rsidRDefault="00A27B73" w:rsidP="00D865A0">
      <w:pPr>
        <w:jc w:val="both"/>
      </w:pPr>
      <w:r>
        <w:t>Therefore,</w:t>
      </w:r>
    </w:p>
    <w:p w14:paraId="2083B705" w14:textId="7F227D73" w:rsidR="000C7830" w:rsidRDefault="000C7830" w:rsidP="00D865A0">
      <w:pPr>
        <w:jc w:val="both"/>
      </w:pPr>
      <w:r>
        <w:t>[ f</w:t>
      </w:r>
      <w:r w:rsidRPr="000C7830">
        <w:rPr>
          <w:vertAlign w:val="subscript"/>
        </w:rPr>
        <w:t>31</w:t>
      </w:r>
      <w:r>
        <w:t xml:space="preserve"> f</w:t>
      </w:r>
      <w:r w:rsidRPr="000C7830">
        <w:rPr>
          <w:vertAlign w:val="subscript"/>
        </w:rPr>
        <w:t>32</w:t>
      </w:r>
      <w:r>
        <w:t xml:space="preserve"> f</w:t>
      </w:r>
      <w:r w:rsidRPr="000C7830">
        <w:rPr>
          <w:vertAlign w:val="subscript"/>
        </w:rPr>
        <w:t>33</w:t>
      </w:r>
      <w:r>
        <w:t xml:space="preserve">]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eqArr>
          </m:e>
        </m:d>
      </m:oMath>
      <w:r>
        <w:t xml:space="preserve"> = 0   </w:t>
      </w:r>
    </w:p>
    <w:p w14:paraId="31810CFF" w14:textId="69338E33" w:rsidR="000C7830" w:rsidRDefault="000C7830" w:rsidP="00055DF3">
      <w:r>
        <w:t xml:space="preserve"> Finally, </w:t>
      </w:r>
    </w:p>
    <w:p w14:paraId="1D7872BA" w14:textId="1AD8860F" w:rsidR="000C7830" w:rsidRDefault="000C7830" w:rsidP="00055DF3">
      <w:r>
        <w:t>f</w:t>
      </w:r>
      <w:r w:rsidRPr="000C7830">
        <w:rPr>
          <w:vertAlign w:val="subscript"/>
        </w:rPr>
        <w:t>33</w:t>
      </w:r>
      <w:r>
        <w:t xml:space="preserve"> = 0 . </w:t>
      </w:r>
    </w:p>
    <w:p w14:paraId="7AAD8C34" w14:textId="313E2FCF" w:rsidR="00B30C2A" w:rsidRDefault="00B30C2A" w:rsidP="00055DF3"/>
    <w:p w14:paraId="39BCF0D7" w14:textId="556EC28D" w:rsidR="00B30C2A" w:rsidRDefault="00B30C2A" w:rsidP="00055DF3"/>
    <w:p w14:paraId="152A78F6" w14:textId="478BE759" w:rsidR="00B30C2A" w:rsidRDefault="00B30C2A" w:rsidP="00055DF3"/>
    <w:p w14:paraId="5D370AD6" w14:textId="0E495845" w:rsidR="00B30C2A" w:rsidRDefault="00B30C2A" w:rsidP="00055DF3"/>
    <w:p w14:paraId="2ECBFA74" w14:textId="6253EE22" w:rsidR="00D865A0" w:rsidRDefault="00D865A0" w:rsidP="00055DF3"/>
    <w:p w14:paraId="48E37ED2" w14:textId="77777777" w:rsidR="00D865A0" w:rsidRDefault="00D865A0" w:rsidP="00055DF3"/>
    <w:p w14:paraId="5CC8CB54" w14:textId="3E175B2F" w:rsidR="00B30C2A" w:rsidRDefault="00B30C2A" w:rsidP="00055DF3"/>
    <w:p w14:paraId="2111F9E9" w14:textId="0BCCDF65" w:rsidR="00B30C2A" w:rsidRDefault="00B30C2A" w:rsidP="00055DF3"/>
    <w:p w14:paraId="4DA2E442" w14:textId="7E946F85" w:rsidR="00B30C2A" w:rsidRDefault="00B30C2A" w:rsidP="00055DF3"/>
    <w:p w14:paraId="1F874A4A" w14:textId="5D8112EC" w:rsidR="00B30C2A" w:rsidRDefault="00B30C2A" w:rsidP="00055DF3"/>
    <w:p w14:paraId="3BBFBD74" w14:textId="0AEAA053" w:rsidR="00B30C2A" w:rsidRDefault="00B30C2A" w:rsidP="00055DF3"/>
    <w:p w14:paraId="6615377D" w14:textId="24D594E6" w:rsidR="00B30C2A" w:rsidRDefault="00B30C2A" w:rsidP="00055DF3"/>
    <w:p w14:paraId="30BE025D" w14:textId="025A794A" w:rsidR="00B30C2A" w:rsidRDefault="00B30C2A" w:rsidP="00055DF3"/>
    <w:p w14:paraId="63EBD097" w14:textId="7A1E5F54" w:rsidR="00B30C2A" w:rsidRDefault="00B30C2A" w:rsidP="00055DF3"/>
    <w:p w14:paraId="7A3C082E" w14:textId="6AA17695" w:rsidR="00B30C2A" w:rsidRDefault="00B30C2A" w:rsidP="00055DF3"/>
    <w:p w14:paraId="5FF3F4CB" w14:textId="182F4697" w:rsidR="00594E48" w:rsidRDefault="00594E48" w:rsidP="00055DF3"/>
    <w:p w14:paraId="71BBAE40" w14:textId="6C753A0F" w:rsidR="00594E48" w:rsidRDefault="00594E48" w:rsidP="00055DF3">
      <w:r>
        <w:t>1.2. Given that there is no rotation by only translation which is parallel to x axis.</w:t>
      </w:r>
    </w:p>
    <w:p w14:paraId="684153F9" w14:textId="3F723A5E" w:rsidR="00594E48" w:rsidRDefault="00594E48" w:rsidP="00055DF3">
      <w:r>
        <w:t xml:space="preserve">Therefore, </w:t>
      </w:r>
    </w:p>
    <w:p w14:paraId="1C3608E2" w14:textId="780B0367" w:rsidR="00594E48" w:rsidRDefault="00594E48" w:rsidP="00055DF3">
      <w:r>
        <w:tab/>
      </w:r>
      <w:r>
        <w:tab/>
      </w:r>
      <w:r w:rsidR="00B36E6D">
        <w:t xml:space="preserve">P1 = </w:t>
      </w:r>
      <w:r>
        <w:t>K1[I|</w:t>
      </w:r>
      <w:r w:rsidR="005971E9">
        <w:t>0</w:t>
      </w:r>
      <w:r>
        <w:t>]</w:t>
      </w:r>
    </w:p>
    <w:p w14:paraId="2E73172B" w14:textId="4E78AE70" w:rsidR="00594E48" w:rsidRDefault="00594E48" w:rsidP="00055DF3">
      <w:r>
        <w:tab/>
      </w:r>
      <w:r>
        <w:tab/>
      </w:r>
      <w:r w:rsidR="00B36E6D">
        <w:t xml:space="preserve">P2 = </w:t>
      </w:r>
      <w:r>
        <w:t>K2[</w:t>
      </w:r>
      <w:proofErr w:type="spellStart"/>
      <w:r>
        <w:t>I|t</w:t>
      </w:r>
      <w:proofErr w:type="spellEnd"/>
      <w:r>
        <w:t>]</w:t>
      </w:r>
    </w:p>
    <w:p w14:paraId="06C8DFF3" w14:textId="634417E9" w:rsidR="00EA5446" w:rsidRDefault="00EA5446" w:rsidP="00055DF3"/>
    <w:p w14:paraId="46562D0C" w14:textId="0D24633A" w:rsidR="00EA5446" w:rsidRPr="00EA5446" w:rsidRDefault="00EA5446" w:rsidP="00EA5446">
      <w:pPr>
        <w:ind w:firstLine="720"/>
        <w:rPr>
          <w:vertAlign w:val="superscript"/>
        </w:rPr>
      </w:pPr>
      <w:r>
        <w:rPr>
          <w:rStyle w:val="fontstyle01"/>
        </w:rPr>
        <w:t xml:space="preserve">F </w:t>
      </w:r>
      <w:r>
        <w:rPr>
          <w:rStyle w:val="fontstyle21"/>
        </w:rPr>
        <w:t>= [</w:t>
      </w:r>
      <w:r>
        <w:rPr>
          <w:rStyle w:val="fontstyle01"/>
        </w:rPr>
        <w:t>e</w:t>
      </w:r>
      <w:r>
        <w:rPr>
          <w:rStyle w:val="fontstyle31"/>
        </w:rPr>
        <w:t>’</w:t>
      </w:r>
      <w:r>
        <w:rPr>
          <w:rStyle w:val="fontstyle21"/>
        </w:rPr>
        <w:t>]</w:t>
      </w:r>
      <w:r>
        <w:rPr>
          <w:rStyle w:val="fontstyle31"/>
        </w:rPr>
        <w:t>×</w:t>
      </w:r>
      <w:r>
        <w:rPr>
          <w:rStyle w:val="fontstyle01"/>
        </w:rPr>
        <w:t>P</w:t>
      </w:r>
      <w:r>
        <w:rPr>
          <w:rStyle w:val="fontstyle41"/>
        </w:rPr>
        <w:t>2</w:t>
      </w:r>
      <w:r>
        <w:rPr>
          <w:rStyle w:val="fontstyle01"/>
        </w:rPr>
        <w:t>P</w:t>
      </w:r>
      <w:r>
        <w:rPr>
          <w:rStyle w:val="fontstyle41"/>
        </w:rPr>
        <w:t xml:space="preserve">1+ </w:t>
      </w:r>
      <w:r>
        <w:rPr>
          <w:rStyle w:val="fontstyle21"/>
        </w:rPr>
        <w:t>= [</w:t>
      </w:r>
      <w:r>
        <w:rPr>
          <w:rStyle w:val="fontstyle01"/>
        </w:rPr>
        <w:t>e</w:t>
      </w:r>
      <w:r>
        <w:rPr>
          <w:rStyle w:val="fontstyle31"/>
        </w:rPr>
        <w:t>’</w:t>
      </w:r>
      <w:r>
        <w:rPr>
          <w:rStyle w:val="fontstyle21"/>
        </w:rPr>
        <w:t>]</w:t>
      </w:r>
      <w:r>
        <w:rPr>
          <w:rStyle w:val="fontstyle31"/>
        </w:rPr>
        <w:t>×</w:t>
      </w:r>
      <w:r>
        <w:rPr>
          <w:rStyle w:val="fontstyle01"/>
        </w:rPr>
        <w:t>K K</w:t>
      </w:r>
      <w:r>
        <w:rPr>
          <w:rStyle w:val="fontstyle01"/>
          <w:vertAlign w:val="superscript"/>
        </w:rPr>
        <w:t xml:space="preserve">-1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del w:id="0" w:author="Barath Subramaniam Anandan" w:date="2019-11-08T18:35:00Z">
                <w:rPr>
                  <w:rStyle w:val="fontstyle01"/>
                  <w:rFonts w:ascii="Cambria Math" w:hAnsi="Cambria Math"/>
                  <w:i w:val="0"/>
                  <w:iCs w:val="0"/>
                  <w:vertAlign w:val="superscript"/>
                </w:rPr>
              </w:del>
            </m:ctrlPr>
          </m:mPr>
          <m:mr>
            <m:e>
              <m:r>
                <w:del w:id="1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  <m:e>
              <m:r>
                <w:del w:id="2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  <m:e>
              <m:r>
                <w:del w:id="3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</m:mr>
          <m:mr>
            <m:e>
              <m:r>
                <w:del w:id="4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  <m:e>
              <m:r>
                <w:del w:id="5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  <m:e>
              <m:r>
                <w:del w:id="6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-1</m:t>
                </w:del>
              </m:r>
            </m:e>
          </m:mr>
          <m:mr>
            <m:e>
              <m:r>
                <w:del w:id="7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  <m:e>
              <m:r>
                <w:del w:id="8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1</m:t>
                </w:del>
              </m:r>
            </m:e>
            <m:e>
              <m:r>
                <w:del w:id="9" w:author="Barath Subramaniam Anandan" w:date="2019-11-08T18:35:00Z">
                  <m:rPr>
                    <m:sty m:val="p"/>
                  </m:rPr>
                  <w:rPr>
                    <w:rStyle w:val="fontstyle01"/>
                    <w:rFonts w:ascii="Cambria Math" w:hAnsi="Cambria Math"/>
                    <w:vertAlign w:val="superscript"/>
                  </w:rPr>
                  <m:t>0</m:t>
                </w:del>
              </m:r>
            </m:e>
          </m:mr>
        </m:m>
        <m:d>
          <m:dPr>
            <m:begChr m:val="["/>
            <m:endChr m:val="]"/>
            <m:ctrlPr>
              <w:ins w:id="10" w:author="Barath Subramaniam Anandan" w:date="2019-11-08T18:35:00Z">
                <w:rPr>
                  <w:rStyle w:val="fontstyle01"/>
                  <w:rFonts w:ascii="Cambria Math" w:hAnsi="Cambria Math"/>
                  <w:i w:val="0"/>
                  <w:iCs w:val="0"/>
                  <w:vertAlign w:val="superscript"/>
                </w:rPr>
              </w:ins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ins w:id="11" w:author="Barath Subramaniam Anandan" w:date="2019-11-08T18:35:00Z">
                    <w:rPr>
                      <w:rStyle w:val="fontstyle01"/>
                      <w:rFonts w:ascii="Cambria Math" w:hAnsi="Cambria Math"/>
                      <w:i w:val="0"/>
                      <w:iCs w:val="0"/>
                      <w:vertAlign w:val="superscript"/>
                    </w:rPr>
                  </w:ins>
                </m:ctrlPr>
              </m:mPr>
              <m:mr>
                <m:e>
                  <m:r>
                    <w:ins w:id="12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  <m:e>
                  <m:r>
                    <w:ins w:id="13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  <m:e>
                  <m:r>
                    <w:ins w:id="14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</m:mr>
              <m:mr>
                <m:e>
                  <m:r>
                    <w:ins w:id="15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  <m:e>
                  <m:r>
                    <w:ins w:id="16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  <m:e>
                  <m:r>
                    <w:ins w:id="17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-1</m:t>
                    </w:ins>
                  </m:r>
                </m:e>
              </m:mr>
              <m:mr>
                <m:e>
                  <m:r>
                    <w:ins w:id="18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  <m:e>
                  <m:r>
                    <w:ins w:id="19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1</m:t>
                    </w:ins>
                  </m:r>
                </m:e>
                <m:e>
                  <m:r>
                    <w:ins w:id="20" w:author="Barath Subramaniam Anandan" w:date="2019-11-08T18:35:00Z"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w:ins>
                  </m:r>
                </m:e>
              </m:mr>
            </m:m>
          </m:e>
        </m:d>
      </m:oMath>
    </w:p>
    <w:p w14:paraId="2FBEEF7E" w14:textId="6C467EF3" w:rsidR="00A27B73" w:rsidRDefault="00A27B73" w:rsidP="00055DF3">
      <w:del w:id="21" w:author="Barath Subramaniam Anandan" w:date="2019-11-08T18:35:00Z">
        <w:r>
          <w:tab/>
        </w:r>
        <w:r>
          <w:tab/>
        </w:r>
      </w:del>
      <w:ins w:id="22" w:author="Barath Subramaniam Anandan" w:date="2019-11-08T18:35:00Z">
        <w:r>
          <w:tab/>
        </w:r>
        <w:r w:rsidR="00864E67">
          <w:t xml:space="preserve">The equation of the </w:t>
        </w:r>
        <w:proofErr w:type="spellStart"/>
        <w:r w:rsidR="00864E67">
          <w:t>epipolar</w:t>
        </w:r>
        <w:proofErr w:type="spellEnd"/>
        <w:r w:rsidR="00864E67">
          <w:t xml:space="preserve"> line is given by l = F</w:t>
        </w:r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w:ins>
    </w:p>
    <w:p w14:paraId="6871A0D4" w14:textId="3FC89F79" w:rsidR="00864E67" w:rsidRDefault="00864E67" w:rsidP="00055DF3">
      <w:pPr>
        <w:rPr>
          <w:ins w:id="23" w:author="Barath Subramaniam Anandan" w:date="2019-11-08T18:35:00Z"/>
        </w:rPr>
      </w:pPr>
      <w:ins w:id="24" w:author="Barath Subramaniam Anandan" w:date="2019-11-08T18:35:00Z">
        <w:r>
          <w:tab/>
          <w:t xml:space="preserve">Where  </w:t>
        </w:r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  <w:r>
          <w:t xml:space="preserve"> = [x y 1]</w:t>
        </w:r>
        <w:r>
          <w:rPr>
            <w:vertAlign w:val="superscript"/>
          </w:rPr>
          <w:t>T</w:t>
        </w:r>
      </w:ins>
    </w:p>
    <w:p w14:paraId="1B10C6AB" w14:textId="23CD40F7" w:rsidR="00864E67" w:rsidRPr="00864E67" w:rsidRDefault="00864E67" w:rsidP="00864E67">
      <w:pPr>
        <w:rPr>
          <w:ins w:id="25" w:author="Barath Subramaniam Anandan" w:date="2019-11-08T18:35:00Z"/>
        </w:rPr>
      </w:pPr>
      <w:ins w:id="26" w:author="Barath Subramaniam Anandan" w:date="2019-11-08T18:35:00Z">
        <w:r>
          <w:tab/>
          <w:t xml:space="preserve">l = </w:t>
        </w:r>
        <w:r>
          <w:rPr>
            <w:rStyle w:val="fontstyle01"/>
            <w:vertAlign w:val="superscript"/>
          </w:rPr>
          <w:t xml:space="preserve">= </w:t>
        </w:r>
        <m:oMath>
          <m:d>
            <m:dPr>
              <m:begChr m:val="["/>
              <m:endChr m:val="]"/>
              <m:ctrlPr>
                <w:rPr>
                  <w:rStyle w:val="fontstyle01"/>
                  <w:rFonts w:ascii="Cambria Math" w:hAnsi="Cambria Math"/>
                  <w:i w:val="0"/>
                  <w:iCs w:val="0"/>
                  <w:vertAlign w:val="superscript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hAnsi="Cambria Math"/>
                      <w:i w:val="0"/>
                      <w:iCs w:val="0"/>
                      <w:vertAlign w:val="super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</m:mr>
              </m:m>
            </m:e>
          </m:d>
        </m:oMath>
        <w:r>
          <w:t>[x y 1]</w:t>
        </w:r>
        <w:r>
          <w:rPr>
            <w:vertAlign w:val="superscript"/>
          </w:rPr>
          <w:t xml:space="preserve">T  </w:t>
        </w:r>
        <w:r>
          <w:rPr>
            <w:vertAlign w:val="subscript"/>
          </w:rPr>
          <w:t xml:space="preserve">  </w:t>
        </w:r>
        <w:r>
          <w:t>= [0 -1 y]</w:t>
        </w:r>
        <w:r>
          <w:rPr>
            <w:vertAlign w:val="superscript"/>
          </w:rPr>
          <w:t>T</w:t>
        </w:r>
      </w:ins>
    </w:p>
    <w:p w14:paraId="5B66B2A8" w14:textId="12FDBA08" w:rsidR="00864E67" w:rsidRPr="00864E67" w:rsidRDefault="00864E67" w:rsidP="00055DF3">
      <w:pPr>
        <w:rPr>
          <w:ins w:id="27" w:author="Barath Subramaniam Anandan" w:date="2019-11-08T18:35:00Z"/>
          <w:caps/>
        </w:rPr>
      </w:pPr>
      <w:ins w:id="28" w:author="Barath Subramaniam Anandan" w:date="2019-11-08T18:35:00Z">
        <w:r>
          <w:tab/>
          <w:t xml:space="preserve">but we know that the fundamental Matrix relation is, </w:t>
        </w:r>
      </w:ins>
      <w:r>
        <w:t xml:space="preserve"> x</w:t>
      </w:r>
      <w:r>
        <w:rPr>
          <w:vertAlign w:val="subscript"/>
        </w:rPr>
        <w:t>2</w:t>
      </w:r>
      <w:r>
        <w:rPr>
          <w:vertAlign w:val="superscript"/>
        </w:rPr>
        <w:t>T</w:t>
      </w:r>
      <w:r>
        <w:t>Fx</w:t>
      </w:r>
      <w:r>
        <w:rPr>
          <w:vertAlign w:val="subscript"/>
        </w:rPr>
        <w:t xml:space="preserve">1 </w:t>
      </w:r>
      <w:r>
        <w:rPr>
          <w:caps/>
        </w:rPr>
        <w:t xml:space="preserve"> = 0</w:t>
      </w:r>
    </w:p>
    <w:p w14:paraId="31888EB9" w14:textId="77777777" w:rsidR="00864E67" w:rsidRDefault="00864E67" w:rsidP="00055DF3">
      <w:pPr>
        <w:rPr>
          <w:ins w:id="29" w:author="Barath Subramaniam Anandan" w:date="2019-11-08T18:35:00Z"/>
        </w:rPr>
      </w:pPr>
    </w:p>
    <w:p w14:paraId="0E9AB848" w14:textId="563639E5" w:rsidR="00864E67" w:rsidRDefault="00864E67" w:rsidP="00055DF3">
      <w:pPr>
        <w:rPr>
          <w:rFonts w:ascii="CMMI10" w:hAnsi="CMMI10" w:hint="eastAsia"/>
          <w:i/>
        </w:rPr>
      </w:pPr>
      <w:ins w:id="30" w:author="Barath Subramaniam Anandan" w:date="2019-11-08T18:35:00Z">
        <w:r>
          <w:tab/>
        </w: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  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'  </m:t>
                  </m:r>
                </m:sup>
              </m:sSup>
              <m:r>
                <w:rPr>
                  <w:rFonts w:ascii="Cambria Math" w:hAnsi="Cambria Math"/>
                </w:rPr>
                <m:t>1</m:t>
              </m:r>
            </m:e>
          </m:d>
        </m:oMath>
        <w:r>
          <w:t xml:space="preserve"> </w:t>
        </w:r>
        <w:r>
          <w:rPr>
            <w:rStyle w:val="fontstyle01"/>
            <w:vertAlign w:val="superscript"/>
          </w:rPr>
          <w:t xml:space="preserve"> </w:t>
        </w:r>
        <m:oMath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 xml:space="preserve">  </m:t>
          </m:r>
          <m:d>
            <m:dPr>
              <m:begChr m:val="["/>
              <m:endChr m:val="]"/>
              <m:ctrlPr>
                <w:rPr>
                  <w:rStyle w:val="fontstyle01"/>
                  <w:rFonts w:ascii="Cambria Math" w:hAnsi="Cambria Math"/>
                  <w:i w:val="0"/>
                  <w:iCs w:val="0"/>
                  <w:vertAlign w:val="superscript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fontstyle01"/>
                      <w:rFonts w:ascii="Cambria Math" w:hAnsi="Cambria Math"/>
                      <w:i w:val="0"/>
                      <w:iCs w:val="0"/>
                      <w:vertAlign w:val="super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Style w:val="fontstyle01"/>
                        <w:rFonts w:ascii="Cambria Math" w:hAnsi="Cambria Math"/>
                        <w:vertAlign w:val="superscript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Style w:val="fontstyle01"/>
              <w:rFonts w:ascii="Cambria Math" w:hAnsi="Cambria Math"/>
              <w:vertAlign w:val="superscript"/>
            </w:rPr>
            <m:t xml:space="preserve"> </m:t>
          </m:r>
        </m:oMath>
        <w:r>
          <w:rPr>
            <w:rStyle w:val="fontstyle01"/>
            <w:iCs w:val="0"/>
            <w:vertAlign w:val="superscript"/>
          </w:rPr>
          <w:t xml:space="preserve">  </w:t>
        </w: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  </m:t>
                  </m:r>
                </m:sup>
              </m:sSup>
              <m:r>
                <w:rPr>
                  <w:rFonts w:ascii="Cambria Math" w:hAnsi="Cambria Math"/>
                </w:rPr>
                <m:t>y 1</m:t>
              </m:r>
            </m:e>
          </m:d>
        </m:oMath>
        <w:r>
          <w:rPr>
            <w:rFonts w:ascii="CMMI10" w:hAnsi="CMMI10"/>
            <w:i/>
            <w:vertAlign w:val="superscript"/>
          </w:rPr>
          <w:t>T</w:t>
        </w:r>
      </w:ins>
      <w:r>
        <w:rPr>
          <w:rFonts w:ascii="CMMI10" w:hAnsi="CMMI10"/>
          <w:i/>
          <w:vertAlign w:val="superscript"/>
        </w:rPr>
        <w:t xml:space="preserve"> </w:t>
      </w:r>
      <w:r>
        <w:rPr>
          <w:rFonts w:ascii="CMMI10" w:hAnsi="CMMI10"/>
          <w:i/>
        </w:rPr>
        <w:t xml:space="preserve">  =   0</w:t>
      </w:r>
    </w:p>
    <w:p w14:paraId="7957EAA1" w14:textId="7344459A" w:rsidR="00864E67" w:rsidRDefault="00864E67" w:rsidP="00055DF3">
      <w:pPr>
        <w:rPr>
          <w:rFonts w:ascii="CMMI10" w:hAnsi="CMMI10" w:hint="eastAsia"/>
          <w:iCs/>
        </w:rPr>
      </w:pPr>
      <w:r>
        <w:rPr>
          <w:rFonts w:ascii="CMMI10" w:hAnsi="CMMI10"/>
          <w:i/>
        </w:rPr>
        <w:tab/>
      </w:r>
      <m:oMath>
        <m:d>
          <m:dPr>
            <m:begChr m:val="["/>
            <m:endChr m:val="]"/>
            <m:ctrlPr>
              <w:ins w:id="31" w:author="Barath Subramaniam Anandan" w:date="2019-11-08T18:35:00Z">
                <w:rPr>
                  <w:rFonts w:ascii="Cambria Math" w:hAnsi="Cambria Math"/>
                  <w:i/>
                </w:rPr>
              </w:ins>
            </m:ctrlPr>
          </m:dPr>
          <m:e>
            <m:sSup>
              <m:sSupPr>
                <m:ctrlPr>
                  <w:ins w:id="32" w:author="Barath Subramaniam Anandan" w:date="2019-11-08T18:35:00Z">
                    <w:rPr>
                      <w:rFonts w:ascii="Cambria Math" w:hAnsi="Cambria Math"/>
                      <w:i/>
                    </w:rPr>
                  </w:ins>
                </m:ctrlPr>
              </m:sSupPr>
              <m:e>
                <m:r>
                  <w:ins w:id="33" w:author="Barath Subramaniam Anandan" w:date="2019-11-08T18:35:00Z">
                    <w:rPr>
                      <w:rFonts w:ascii="Cambria Math" w:hAnsi="Cambria Math"/>
                    </w:rPr>
                    <m:t>x</m:t>
                  </w:ins>
                </m:r>
              </m:e>
              <m:sup>
                <m:r>
                  <w:ins w:id="34" w:author="Barath Subramaniam Anandan" w:date="2019-11-08T18:35:00Z">
                    <w:rPr>
                      <w:rFonts w:ascii="Cambria Math" w:hAnsi="Cambria Math"/>
                    </w:rPr>
                    <m:t xml:space="preserve">'  </m:t>
                  </w:ins>
                </m:r>
              </m:sup>
            </m:sSup>
            <m:sSup>
              <m:sSupPr>
                <m:ctrlPr>
                  <w:ins w:id="35" w:author="Barath Subramaniam Anandan" w:date="2019-11-08T18:35:00Z">
                    <w:rPr>
                      <w:rFonts w:ascii="Cambria Math" w:hAnsi="Cambria Math"/>
                      <w:i/>
                    </w:rPr>
                  </w:ins>
                </m:ctrlPr>
              </m:sSupPr>
              <m:e>
                <m:r>
                  <w:ins w:id="36" w:author="Barath Subramaniam Anandan" w:date="2019-11-08T18:35:00Z">
                    <w:rPr>
                      <w:rFonts w:ascii="Cambria Math" w:hAnsi="Cambria Math"/>
                    </w:rPr>
                    <m:t>y</m:t>
                  </w:ins>
                </m:r>
              </m:e>
              <m:sup>
                <m:r>
                  <w:ins w:id="37" w:author="Barath Subramaniam Anandan" w:date="2019-11-08T18:35:00Z">
                    <w:rPr>
                      <w:rFonts w:ascii="Cambria Math" w:hAnsi="Cambria Math"/>
                    </w:rPr>
                    <m:t xml:space="preserve">'  </m:t>
                  </w:ins>
                </m:r>
              </m:sup>
            </m:sSup>
            <m:r>
              <w:ins w:id="38" w:author="Barath Subramaniam Anandan" w:date="2019-11-08T18:35:00Z">
                <w:rPr>
                  <w:rFonts w:ascii="Cambria Math" w:hAnsi="Cambria Math"/>
                </w:rPr>
                <m:t>1</m:t>
              </w:ins>
            </m:r>
          </m:e>
        </m:d>
      </m:oMath>
      <w:r w:rsidR="00952A19">
        <w:rPr>
          <w:rFonts w:ascii="CMMI10" w:hAnsi="CMMI10"/>
          <w:i/>
        </w:rPr>
        <w:t xml:space="preserve"> </w:t>
      </w:r>
      <w:r w:rsidR="00952A19" w:rsidRPr="00952A19">
        <w:rPr>
          <w:rFonts w:ascii="CMMI10" w:hAnsi="CMMI10"/>
          <w:iCs/>
        </w:rPr>
        <w:t xml:space="preserve">[0 -1  </w:t>
      </w:r>
      <w:r w:rsidR="00952A19">
        <w:rPr>
          <w:rFonts w:ascii="CMMI10" w:hAnsi="CMMI10"/>
          <w:iCs/>
        </w:rPr>
        <w:t>y</w:t>
      </w:r>
      <w:r w:rsidR="00952A19" w:rsidRPr="00952A19">
        <w:rPr>
          <w:rFonts w:ascii="CMMI10" w:hAnsi="CMMI10"/>
          <w:iCs/>
        </w:rPr>
        <w:t>]</w:t>
      </w:r>
      <w:r w:rsidR="00952A19">
        <w:rPr>
          <w:rFonts w:ascii="CMMI10" w:hAnsi="CMMI10"/>
          <w:iCs/>
          <w:sz w:val="20"/>
          <w:szCs w:val="20"/>
          <w:vertAlign w:val="superscript"/>
        </w:rPr>
        <w:t>T</w:t>
      </w:r>
      <w:r w:rsidR="00952A19">
        <w:rPr>
          <w:rFonts w:ascii="CMMI10" w:hAnsi="CMMI10"/>
          <w:iCs/>
        </w:rPr>
        <w:t xml:space="preserve"> = 0</w:t>
      </w:r>
    </w:p>
    <w:p w14:paraId="1D2F0CB9" w14:textId="3E9058B1" w:rsidR="00952A19" w:rsidRDefault="00952A19" w:rsidP="00055DF3">
      <w:pPr>
        <w:rPr>
          <w:rFonts w:ascii="CMMI10" w:hAnsi="CMMI10" w:hint="eastAsia"/>
        </w:rPr>
      </w:pPr>
      <w:r>
        <w:rPr>
          <w:rFonts w:ascii="CMMI10" w:hAnsi="CMMI10"/>
          <w:iCs/>
        </w:rPr>
        <w:tab/>
      </w:r>
      <m:oMath>
        <m:sSup>
          <m:sSupPr>
            <m:ctrlPr>
              <w:ins w:id="39" w:author="Barath Subramaniam Anandan" w:date="2019-11-08T18:35:00Z">
                <w:rPr>
                  <w:rFonts w:ascii="Cambria Math" w:hAnsi="Cambria Math"/>
                  <w:i/>
                </w:rPr>
              </w:ins>
            </m:ctrlPr>
          </m:sSupPr>
          <m:e>
            <m:r>
              <w:rPr>
                <w:rFonts w:ascii="Cambria Math" w:hAnsi="Cambria Math"/>
              </w:rPr>
              <m:t>-</m:t>
            </m:r>
            <m:r>
              <w:ins w:id="40" w:author="Barath Subramaniam Anandan" w:date="2019-11-08T18:35:00Z">
                <w:rPr>
                  <w:rFonts w:ascii="Cambria Math" w:hAnsi="Cambria Math"/>
                </w:rPr>
                <m:t>y</m:t>
              </w:ins>
            </m:r>
          </m:e>
          <m:sup>
            <m:r>
              <w:ins w:id="41" w:author="Barath Subramaniam Anandan" w:date="2019-11-08T18:35:00Z">
                <w:rPr>
                  <w:rFonts w:ascii="Cambria Math" w:hAnsi="Cambria Math"/>
                </w:rPr>
                <m:t xml:space="preserve">'  </m:t>
              </w:ins>
            </m:r>
          </m:sup>
        </m:sSup>
      </m:oMath>
      <w:r>
        <w:rPr>
          <w:rFonts w:ascii="CMMI10" w:hAnsi="CMMI10"/>
        </w:rPr>
        <w:t xml:space="preserve">+y = 0 </w:t>
      </w:r>
    </w:p>
    <w:p w14:paraId="3EFDCB13" w14:textId="6A66274A" w:rsidR="00FB0182" w:rsidRDefault="00952A19" w:rsidP="00055DF3">
      <w:pPr>
        <w:rPr>
          <w:rFonts w:ascii="CMMI10" w:hAnsi="CMMI10" w:hint="eastAsia"/>
        </w:rPr>
      </w:pPr>
      <w:r>
        <w:rPr>
          <w:rFonts w:ascii="CMMI10" w:hAnsi="CMMI10"/>
        </w:rPr>
        <w:tab/>
        <w:t>y = y’</w:t>
      </w:r>
    </w:p>
    <w:p w14:paraId="6BFE29CE" w14:textId="36635621" w:rsidR="00FB0182" w:rsidRDefault="00FB0182" w:rsidP="00055DF3">
      <w:pPr>
        <w:rPr>
          <w:rFonts w:ascii="CMMI10" w:hAnsi="CMMI10" w:hint="eastAsia"/>
        </w:rPr>
      </w:pPr>
      <w:r>
        <w:rPr>
          <w:rFonts w:ascii="CMMI10" w:hAnsi="CMMI10"/>
        </w:rPr>
        <w:t>which is the equation of x axis and proves that two cameras are also parallel to x axis.</w:t>
      </w:r>
    </w:p>
    <w:p w14:paraId="1BEC0E07" w14:textId="5A850A6A" w:rsidR="00FB0182" w:rsidRDefault="00FB0182" w:rsidP="00055DF3">
      <w:pPr>
        <w:rPr>
          <w:rFonts w:ascii="CMMI10" w:hAnsi="CMMI10"/>
        </w:rPr>
      </w:pPr>
    </w:p>
    <w:p w14:paraId="3CED7354" w14:textId="7C6E29CA" w:rsidR="00D865A0" w:rsidRDefault="00D865A0" w:rsidP="00055DF3">
      <w:pPr>
        <w:rPr>
          <w:rFonts w:ascii="CMMI10" w:hAnsi="CMMI10"/>
        </w:rPr>
      </w:pPr>
    </w:p>
    <w:p w14:paraId="29462724" w14:textId="03585431" w:rsidR="00D865A0" w:rsidRDefault="00D865A0" w:rsidP="00055DF3">
      <w:pPr>
        <w:rPr>
          <w:rFonts w:ascii="CMMI10" w:hAnsi="CMMI10"/>
        </w:rPr>
      </w:pPr>
    </w:p>
    <w:p w14:paraId="6EA2938B" w14:textId="6E034117" w:rsidR="00D865A0" w:rsidRDefault="00D865A0" w:rsidP="00055DF3">
      <w:pPr>
        <w:rPr>
          <w:rFonts w:ascii="CMMI10" w:hAnsi="CMMI10"/>
        </w:rPr>
      </w:pPr>
    </w:p>
    <w:p w14:paraId="0DE50A77" w14:textId="26CF3B7E" w:rsidR="00D865A0" w:rsidRDefault="00D865A0" w:rsidP="00055DF3">
      <w:pPr>
        <w:rPr>
          <w:rFonts w:ascii="CMMI10" w:hAnsi="CMMI10"/>
        </w:rPr>
      </w:pPr>
    </w:p>
    <w:p w14:paraId="772A1674" w14:textId="24AC5D7F" w:rsidR="00D865A0" w:rsidRDefault="00D865A0" w:rsidP="00055DF3">
      <w:pPr>
        <w:rPr>
          <w:rFonts w:ascii="CMMI10" w:hAnsi="CMMI10"/>
        </w:rPr>
      </w:pPr>
    </w:p>
    <w:p w14:paraId="038BA6A2" w14:textId="1F8451FF" w:rsidR="00D865A0" w:rsidRDefault="00D865A0" w:rsidP="00055DF3">
      <w:pPr>
        <w:rPr>
          <w:rFonts w:ascii="CMMI10" w:hAnsi="CMMI10"/>
        </w:rPr>
      </w:pPr>
    </w:p>
    <w:p w14:paraId="324A5F81" w14:textId="6A3EB6B8" w:rsidR="00D865A0" w:rsidRDefault="00D865A0" w:rsidP="00055DF3">
      <w:pPr>
        <w:rPr>
          <w:rFonts w:ascii="CMMI10" w:hAnsi="CMMI10"/>
        </w:rPr>
      </w:pPr>
    </w:p>
    <w:p w14:paraId="02F4AF67" w14:textId="7FF9ADDF" w:rsidR="00D865A0" w:rsidRDefault="00D865A0" w:rsidP="00055DF3">
      <w:pPr>
        <w:rPr>
          <w:rFonts w:ascii="CMMI10" w:hAnsi="CMMI10"/>
        </w:rPr>
      </w:pPr>
    </w:p>
    <w:p w14:paraId="289051B5" w14:textId="439B4360" w:rsidR="00D865A0" w:rsidRDefault="00D865A0" w:rsidP="00055DF3">
      <w:pPr>
        <w:rPr>
          <w:rFonts w:ascii="CMMI10" w:hAnsi="CMMI10"/>
        </w:rPr>
      </w:pPr>
    </w:p>
    <w:p w14:paraId="3674A3AD" w14:textId="33B7E99B" w:rsidR="00D865A0" w:rsidRDefault="00D865A0" w:rsidP="00055DF3">
      <w:pPr>
        <w:rPr>
          <w:rFonts w:ascii="CMMI10" w:hAnsi="CMMI10"/>
        </w:rPr>
      </w:pPr>
    </w:p>
    <w:p w14:paraId="3189BD45" w14:textId="77777777" w:rsidR="00D865A0" w:rsidRDefault="00D865A0" w:rsidP="00055DF3">
      <w:pPr>
        <w:rPr>
          <w:rFonts w:ascii="CMMI10" w:hAnsi="CMMI10" w:hint="eastAsia"/>
        </w:rPr>
      </w:pPr>
    </w:p>
    <w:p w14:paraId="71325604" w14:textId="273200D1" w:rsidR="00311C67" w:rsidRDefault="00311C67" w:rsidP="00055DF3">
      <w:pPr>
        <w:rPr>
          <w:rFonts w:ascii="CMMI10" w:hAnsi="CMMI10" w:hint="eastAsia"/>
        </w:rPr>
      </w:pPr>
    </w:p>
    <w:p w14:paraId="0F79CEF5" w14:textId="2DBF53D6" w:rsidR="00311C67" w:rsidRDefault="00311C67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1.3  Since we have sensors to detect readings of R and t accurately, we can obtain the transformation matrix </w:t>
      </w:r>
      <w:r w:rsidR="00164735">
        <w:rPr>
          <w:rFonts w:ascii="CMMI10" w:hAnsi="CMMI10"/>
        </w:rPr>
        <w:t xml:space="preserve"> for the </w:t>
      </w:r>
      <w:proofErr w:type="spellStart"/>
      <w:r w:rsidR="00164735">
        <w:rPr>
          <w:rFonts w:ascii="CMMI10" w:hAnsi="CMMI10"/>
        </w:rPr>
        <w:t>i</w:t>
      </w:r>
      <w:r w:rsidR="00164735">
        <w:rPr>
          <w:rFonts w:ascii="CMMI10" w:hAnsi="CMMI10"/>
          <w:vertAlign w:val="superscript"/>
        </w:rPr>
        <w:t>th</w:t>
      </w:r>
      <w:proofErr w:type="spellEnd"/>
      <w:r w:rsidR="00164735">
        <w:rPr>
          <w:rFonts w:ascii="CMMI10" w:hAnsi="CMMI10"/>
          <w:vertAlign w:val="superscript"/>
        </w:rPr>
        <w:t xml:space="preserve"> </w:t>
      </w:r>
      <w:r w:rsidR="00164735">
        <w:rPr>
          <w:rFonts w:ascii="CMMI10" w:hAnsi="CMMI10"/>
        </w:rPr>
        <w:t xml:space="preserve"> frame from the 0</w:t>
      </w:r>
      <w:r w:rsidR="00164735">
        <w:rPr>
          <w:rFonts w:ascii="CMMI10" w:hAnsi="CMMI10"/>
          <w:vertAlign w:val="superscript"/>
        </w:rPr>
        <w:t>th</w:t>
      </w:r>
      <w:r w:rsidR="00164735">
        <w:rPr>
          <w:rFonts w:ascii="CMMI10" w:hAnsi="CMMI10"/>
        </w:rPr>
        <w:t xml:space="preserve"> frame</w:t>
      </w:r>
      <w:r>
        <w:rPr>
          <w:rFonts w:ascii="CMMI10" w:hAnsi="CMMI10"/>
        </w:rPr>
        <w:t>,</w:t>
      </w:r>
    </w:p>
    <w:p w14:paraId="6ACD5884" w14:textId="04821AC3" w:rsidR="00164735" w:rsidRDefault="00311C67" w:rsidP="00055DF3">
      <w:pPr>
        <w:rPr>
          <w:rFonts w:ascii="CMMI10" w:hAnsi="CMMI10" w:hint="eastAsia"/>
        </w:rPr>
      </w:pPr>
      <w:r>
        <w:rPr>
          <w:rFonts w:ascii="CMMI10" w:hAnsi="CMMI10"/>
        </w:rPr>
        <w:t>H</w:t>
      </w:r>
      <w:r>
        <w:rPr>
          <w:rFonts w:ascii="CMMI10" w:hAnsi="CMMI10"/>
          <w:vertAlign w:val="subscript"/>
        </w:rPr>
        <w:t xml:space="preserve">i </w:t>
      </w:r>
      <w:r>
        <w:rPr>
          <w:rFonts w:ascii="CMMI10" w:hAnsi="CMMI1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Ri</m:t>
                  </m:r>
                </m:e>
                <m:e>
                  <m:r>
                    <w:rPr>
                      <w:rFonts w:ascii="Cambria Math" w:hAnsi="Cambria Math"/>
                    </w:rPr>
                    <m:t>ti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64735">
        <w:rPr>
          <w:rFonts w:ascii="CMMI10" w:hAnsi="CMMI10"/>
        </w:rPr>
        <w:t xml:space="preserve">  </w:t>
      </w:r>
    </w:p>
    <w:p w14:paraId="0E496A28" w14:textId="326790FD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 w:hint="eastAsia"/>
        </w:rPr>
        <w:t>L</w:t>
      </w:r>
      <w:r>
        <w:rPr>
          <w:rFonts w:ascii="CMMI10" w:hAnsi="CMMI10"/>
        </w:rPr>
        <w:t>et’s consider for example, for frame 4 and 5  relative transformation</w:t>
      </w:r>
    </w:p>
    <w:p w14:paraId="27E15DB1" w14:textId="0AF12C2A" w:rsidR="00164735" w:rsidRDefault="00164735" w:rsidP="00055DF3">
      <w:pPr>
        <w:rPr>
          <w:rFonts w:ascii="CMMI10" w:hAnsi="CMMI10" w:hint="eastAsia"/>
          <w:vertAlign w:val="superscript"/>
        </w:rPr>
      </w:pPr>
      <w:r>
        <w:rPr>
          <w:rFonts w:ascii="CMMI10" w:hAnsi="CMMI10"/>
          <w:vertAlign w:val="subscript"/>
        </w:rPr>
        <w:t>4</w:t>
      </w:r>
      <w:r>
        <w:rPr>
          <w:rFonts w:ascii="CMMI10" w:hAnsi="CMMI10"/>
        </w:rPr>
        <w:t>H</w:t>
      </w:r>
      <w:r>
        <w:rPr>
          <w:rFonts w:ascii="CMMI10" w:hAnsi="CMMI10"/>
          <w:vertAlign w:val="superscript"/>
        </w:rPr>
        <w:t xml:space="preserve">5  =  </w:t>
      </w:r>
      <w:r>
        <w:rPr>
          <w:rFonts w:ascii="CMMI10" w:hAnsi="CMMI10"/>
        </w:rPr>
        <w:t>H</w:t>
      </w:r>
      <w:r>
        <w:rPr>
          <w:rFonts w:ascii="CMMI10" w:hAnsi="CMMI10"/>
          <w:vertAlign w:val="subscript"/>
        </w:rPr>
        <w:t>5</w:t>
      </w:r>
      <w:r>
        <w:rPr>
          <w:rFonts w:ascii="CMMI10" w:hAnsi="CMMI10"/>
          <w:vertAlign w:val="superscript"/>
        </w:rPr>
        <w:t xml:space="preserve"> </w:t>
      </w:r>
      <w:r>
        <w:rPr>
          <w:rFonts w:ascii="CMMI10" w:hAnsi="CMMI10"/>
        </w:rPr>
        <w:t>H</w:t>
      </w:r>
      <w:r>
        <w:rPr>
          <w:rFonts w:ascii="CMMI10" w:hAnsi="CMMI10"/>
          <w:vertAlign w:val="subscript"/>
        </w:rPr>
        <w:t>4</w:t>
      </w:r>
      <w:r>
        <w:rPr>
          <w:rFonts w:ascii="CMMI10" w:hAnsi="CMMI10"/>
          <w:vertAlign w:val="superscript"/>
        </w:rPr>
        <w:t>-1</w:t>
      </w:r>
    </w:p>
    <w:p w14:paraId="31E6F830" w14:textId="41538C27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/>
          <w:vertAlign w:val="superscript"/>
        </w:rPr>
        <w:softHyphen/>
      </w:r>
      <w:r>
        <w:rPr>
          <w:rFonts w:ascii="CMMI10" w:hAnsi="CMMI10"/>
        </w:rPr>
        <w:t>we get,</w:t>
      </w:r>
    </w:p>
    <w:p w14:paraId="3D3490B4" w14:textId="153E77A4" w:rsidR="00164735" w:rsidRDefault="003344D4" w:rsidP="00055DF3">
      <w:pPr>
        <w:rPr>
          <w:rFonts w:ascii="CMMI10" w:hAnsi="CMMI10" w:hint="eastAsia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64735">
        <w:rPr>
          <w:rFonts w:ascii="CMMI10" w:hAnsi="CMMI10"/>
        </w:rPr>
        <w:t xml:space="preserve">  </w:t>
      </w:r>
    </w:p>
    <w:p w14:paraId="18808282" w14:textId="239E9718" w:rsidR="00164735" w:rsidRDefault="00164735" w:rsidP="00055DF3">
      <w:pPr>
        <w:rPr>
          <w:rFonts w:ascii="CMMI10" w:hAnsi="CMMI10" w:hint="eastAsia"/>
        </w:rPr>
      </w:pPr>
    </w:p>
    <w:p w14:paraId="16172A58" w14:textId="3BA8115E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 w:hint="eastAsia"/>
        </w:rPr>
        <w:t>R</w:t>
      </w:r>
      <w:r>
        <w:rPr>
          <w:rFonts w:ascii="CMMI10" w:hAnsi="CMMI10"/>
        </w:rPr>
        <w:t>elating both, we can find R and t matrices,</w:t>
      </w:r>
    </w:p>
    <w:p w14:paraId="757B309F" w14:textId="5525A63F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R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rPr>
          <w:rFonts w:ascii="CMMI10" w:hAnsi="CMMI10"/>
        </w:rPr>
        <w:t xml:space="preserve">       t =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-1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</w:p>
    <w:p w14:paraId="2067A0E5" w14:textId="040C25B4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Generally Essential matrix E = t </w:t>
      </w:r>
      <w:r>
        <w:rPr>
          <w:rFonts w:ascii="CMMI10" w:hAnsi="CMMI10"/>
          <w:vertAlign w:val="subscript"/>
        </w:rPr>
        <w:t xml:space="preserve">x </w:t>
      </w:r>
      <w:r>
        <w:rPr>
          <w:rFonts w:ascii="CMMI10" w:hAnsi="CMMI10"/>
        </w:rPr>
        <w:t>R</w:t>
      </w:r>
    </w:p>
    <w:p w14:paraId="5735F8A4" w14:textId="3C76219C" w:rsidR="00164735" w:rsidRDefault="00164735" w:rsidP="00055DF3">
      <w:pPr>
        <w:rPr>
          <w:rFonts w:ascii="CMMI10" w:hAnsi="CMMI10" w:hint="eastAsia"/>
        </w:rPr>
      </w:pPr>
      <w:r>
        <w:rPr>
          <w:rFonts w:ascii="CMMI10" w:hAnsi="CMMI10" w:hint="eastAsia"/>
        </w:rPr>
        <w:t>R</w:t>
      </w:r>
      <w:r>
        <w:rPr>
          <w:rFonts w:ascii="CMMI10" w:hAnsi="CMMI10"/>
        </w:rPr>
        <w:t>elating Fundamental matrix F and E , we have E = K</w:t>
      </w:r>
      <w:r>
        <w:rPr>
          <w:rFonts w:ascii="CMMI10" w:hAnsi="CMMI10"/>
          <w:vertAlign w:val="superscript"/>
        </w:rPr>
        <w:t xml:space="preserve">-1 </w:t>
      </w:r>
      <w:r>
        <w:rPr>
          <w:rFonts w:ascii="CMMI10" w:hAnsi="CMMI10"/>
        </w:rPr>
        <w:t>F K</w:t>
      </w:r>
    </w:p>
    <w:p w14:paraId="1AF42E86" w14:textId="56BDD95C" w:rsidR="00164735" w:rsidRDefault="00164735" w:rsidP="00055DF3">
      <w:pPr>
        <w:rPr>
          <w:rFonts w:ascii="CMMI10" w:hAnsi="CMMI10" w:hint="eastAsia"/>
          <w:b/>
          <w:bCs/>
          <w:vertAlign w:val="superscript"/>
        </w:rPr>
      </w:pPr>
      <w:r>
        <w:rPr>
          <w:rFonts w:ascii="CMMI10" w:hAnsi="CMMI10"/>
        </w:rPr>
        <w:t>F = K E K</w:t>
      </w:r>
      <w:r>
        <w:rPr>
          <w:rFonts w:ascii="CMMI10" w:hAnsi="CMMI10"/>
          <w:vertAlign w:val="superscript"/>
        </w:rPr>
        <w:t>-1</w:t>
      </w:r>
      <w:r>
        <w:rPr>
          <w:rFonts w:ascii="CMMI10" w:hAnsi="CMMI10"/>
        </w:rPr>
        <w:t xml:space="preserve"> = </w:t>
      </w:r>
      <w:r w:rsidRPr="00164735">
        <w:rPr>
          <w:rFonts w:ascii="CMMI10" w:hAnsi="CMMI10"/>
          <w:b/>
          <w:bCs/>
        </w:rPr>
        <w:t xml:space="preserve">K t </w:t>
      </w:r>
      <w:r w:rsidRPr="00164735">
        <w:rPr>
          <w:rFonts w:ascii="CMMI10" w:hAnsi="CMMI10"/>
          <w:b/>
          <w:bCs/>
          <w:vertAlign w:val="subscript"/>
        </w:rPr>
        <w:t>x</w:t>
      </w:r>
      <w:r w:rsidRPr="00164735">
        <w:rPr>
          <w:rFonts w:ascii="CMMI10" w:hAnsi="CMMI10"/>
          <w:b/>
          <w:bCs/>
        </w:rPr>
        <w:t xml:space="preserve"> R K</w:t>
      </w:r>
      <w:r w:rsidRPr="00164735">
        <w:rPr>
          <w:rFonts w:ascii="CMMI10" w:hAnsi="CMMI10"/>
          <w:b/>
          <w:bCs/>
          <w:vertAlign w:val="superscript"/>
        </w:rPr>
        <w:t>-1</w:t>
      </w:r>
    </w:p>
    <w:p w14:paraId="4C487124" w14:textId="586024DD" w:rsidR="00B30C2A" w:rsidRDefault="00B30C2A" w:rsidP="00055DF3">
      <w:pPr>
        <w:rPr>
          <w:rFonts w:ascii="CMMI10" w:hAnsi="CMMI10" w:hint="eastAsia"/>
          <w:b/>
          <w:bCs/>
          <w:vertAlign w:val="superscript"/>
        </w:rPr>
      </w:pPr>
    </w:p>
    <w:p w14:paraId="7B7329A5" w14:textId="0C2ED15E" w:rsidR="00B30C2A" w:rsidRDefault="00B30C2A" w:rsidP="00055DF3">
      <w:pPr>
        <w:rPr>
          <w:rFonts w:ascii="CMMI10" w:hAnsi="CMMI10"/>
          <w:b/>
          <w:bCs/>
          <w:vertAlign w:val="superscript"/>
        </w:rPr>
      </w:pPr>
    </w:p>
    <w:p w14:paraId="7B22B9B1" w14:textId="7E3AC47E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2F910618" w14:textId="69A384FB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41318F37" w14:textId="254FF864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07F8CBC7" w14:textId="6EAE54A7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30F26FD3" w14:textId="5FB8AD85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4AE5A62D" w14:textId="6724E489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0D6053F5" w14:textId="43819EF8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5EBC5613" w14:textId="7A3F09C4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5F668F80" w14:textId="7C9BFF88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07A7030A" w14:textId="2D2C4936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17016766" w14:textId="2BE8722C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0F70CBB8" w14:textId="7543FB20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4C05FE0C" w14:textId="1CF00347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3EBA8A5E" w14:textId="155B0E3E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613E2F0C" w14:textId="299FC6FD" w:rsidR="00D865A0" w:rsidRDefault="00D865A0" w:rsidP="00055DF3">
      <w:pPr>
        <w:rPr>
          <w:rFonts w:ascii="CMMI10" w:hAnsi="CMMI10"/>
          <w:b/>
          <w:bCs/>
          <w:vertAlign w:val="superscript"/>
        </w:rPr>
      </w:pPr>
    </w:p>
    <w:p w14:paraId="71A19367" w14:textId="77777777" w:rsidR="00D865A0" w:rsidRPr="00164735" w:rsidRDefault="00D865A0" w:rsidP="00055DF3">
      <w:pPr>
        <w:rPr>
          <w:rFonts w:ascii="CMMI10" w:hAnsi="CMMI10" w:hint="eastAsia"/>
          <w:b/>
          <w:bCs/>
          <w:vertAlign w:val="superscript"/>
        </w:rPr>
      </w:pPr>
    </w:p>
    <w:p w14:paraId="0512E56A" w14:textId="53FE0B70" w:rsidR="00FB0182" w:rsidRDefault="00FB0182" w:rsidP="00055DF3">
      <w:pPr>
        <w:rPr>
          <w:rFonts w:ascii="CMMI10" w:hAnsi="CMMI10" w:hint="eastAsia"/>
        </w:rPr>
      </w:pPr>
      <w:r>
        <w:rPr>
          <w:rFonts w:ascii="CMMI10" w:hAnsi="CMMI10"/>
        </w:rPr>
        <w:t>1.4.</w:t>
      </w:r>
      <w:r w:rsidR="00164735">
        <w:rPr>
          <w:rFonts w:ascii="CMMI10" w:hAnsi="CMMI10"/>
        </w:rPr>
        <w:t xml:space="preserve"> </w:t>
      </w:r>
    </w:p>
    <w:p w14:paraId="2F9CCF25" w14:textId="5B5A5C01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>C1 -  Camera centre</w:t>
      </w:r>
    </w:p>
    <w:p w14:paraId="37A51414" w14:textId="3E2E8DF6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 C2 - Mirror reflected camera centre.</w:t>
      </w:r>
    </w:p>
    <w:p w14:paraId="176FD682" w14:textId="3772F156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X - image </w:t>
      </w:r>
    </w:p>
    <w:p w14:paraId="5210F4EB" w14:textId="5FBC5EBD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 xml:space="preserve">X’ -reflected image from the mirror </w:t>
      </w:r>
    </w:p>
    <w:p w14:paraId="588B64DB" w14:textId="0B62E1D3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>Projected point of X in C1 – x</w:t>
      </w:r>
      <w:r w:rsidRPr="006D19C2">
        <w:rPr>
          <w:rFonts w:ascii="CMMI10" w:hAnsi="CMMI10"/>
          <w:vertAlign w:val="subscript"/>
        </w:rPr>
        <w:t>1</w:t>
      </w:r>
      <w:r>
        <w:rPr>
          <w:rFonts w:ascii="CMMI10" w:hAnsi="CMMI10"/>
        </w:rPr>
        <w:t xml:space="preserve"> </w:t>
      </w:r>
    </w:p>
    <w:p w14:paraId="6B7E259B" w14:textId="619580F6" w:rsidR="00585E5D" w:rsidRPr="006D19C2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>Projected point of X in C2 – x</w:t>
      </w:r>
      <w:r w:rsidR="006D19C2">
        <w:rPr>
          <w:rFonts w:ascii="CMMI10" w:hAnsi="CMMI10"/>
          <w:vertAlign w:val="subscript"/>
        </w:rPr>
        <w:t>2</w:t>
      </w:r>
    </w:p>
    <w:p w14:paraId="1F862AF8" w14:textId="3FF44840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>Projected point of X’ in C1 – x</w:t>
      </w:r>
      <w:r w:rsidRPr="006D19C2">
        <w:rPr>
          <w:rFonts w:ascii="CMMI10" w:hAnsi="CMMI10"/>
          <w:vertAlign w:val="subscript"/>
        </w:rPr>
        <w:t>1</w:t>
      </w:r>
      <w:r>
        <w:rPr>
          <w:rFonts w:ascii="CMMI10" w:hAnsi="CMMI10"/>
        </w:rPr>
        <w:t>’</w:t>
      </w:r>
    </w:p>
    <w:p w14:paraId="19848C0E" w14:textId="39AB59FC" w:rsidR="00585E5D" w:rsidRDefault="00585E5D" w:rsidP="00055DF3">
      <w:pPr>
        <w:rPr>
          <w:rFonts w:ascii="CMMI10" w:hAnsi="CMMI10" w:hint="eastAsia"/>
        </w:rPr>
      </w:pPr>
      <w:r>
        <w:rPr>
          <w:rFonts w:ascii="CMMI10" w:hAnsi="CMMI10"/>
        </w:rPr>
        <w:t>Projected point of X’ in C2 – x</w:t>
      </w:r>
      <w:r w:rsidRPr="006D19C2"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>’</w:t>
      </w:r>
    </w:p>
    <w:p w14:paraId="7DA7E08D" w14:textId="4570EB26" w:rsidR="00585E5D" w:rsidRDefault="00585E5D" w:rsidP="00055DF3">
      <w:pPr>
        <w:rPr>
          <w:rFonts w:ascii="CMMI10" w:hAnsi="CMMI10" w:hint="eastAsia"/>
        </w:rPr>
      </w:pPr>
    </w:p>
    <w:p w14:paraId="17F9F416" w14:textId="73B4A9D7" w:rsidR="00585E5D" w:rsidRDefault="006D19C2" w:rsidP="00055DF3">
      <w:pPr>
        <w:rPr>
          <w:rFonts w:ascii="CMMI10" w:hAnsi="CMMI10" w:hint="eastAsia"/>
        </w:rPr>
      </w:pPr>
      <w:r>
        <w:rPr>
          <w:rFonts w:ascii="CMMI10" w:hAnsi="CMMI10"/>
        </w:rPr>
        <w:t>Relation of Fundamental matrix and the correspondence, we get</w:t>
      </w:r>
    </w:p>
    <w:p w14:paraId="74E48088" w14:textId="6416D1E9" w:rsidR="006D19C2" w:rsidRDefault="006D19C2" w:rsidP="00055DF3">
      <w:pPr>
        <w:rPr>
          <w:rFonts w:ascii="CMMI10" w:hAnsi="CMMI10" w:hint="eastAsia"/>
        </w:rPr>
      </w:pP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1</w:t>
      </w:r>
      <w:r>
        <w:rPr>
          <w:rFonts w:ascii="CMMI10" w:hAnsi="CMMI10"/>
          <w:vertAlign w:val="superscript"/>
        </w:rPr>
        <w:t>T</w:t>
      </w:r>
      <w:r>
        <w:rPr>
          <w:rFonts w:ascii="CMMI10" w:hAnsi="CMMI10"/>
        </w:rPr>
        <w:t>F x</w:t>
      </w:r>
      <w:r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 xml:space="preserve"> = 0 (1)</w:t>
      </w:r>
    </w:p>
    <w:p w14:paraId="11582594" w14:textId="1398D418" w:rsidR="006D19C2" w:rsidRDefault="006D19C2" w:rsidP="00055DF3">
      <w:pPr>
        <w:rPr>
          <w:rFonts w:ascii="CMMI10" w:hAnsi="CMMI10" w:hint="eastAsia"/>
        </w:rPr>
      </w:pP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>’</w:t>
      </w:r>
      <w:r w:rsidRPr="006D19C2">
        <w:rPr>
          <w:rFonts w:ascii="CMMI10" w:hAnsi="CMMI10"/>
          <w:i/>
          <w:iCs/>
        </w:rPr>
        <w:t>F</w:t>
      </w:r>
      <w:r w:rsidRPr="006D19C2">
        <w:rPr>
          <w:rFonts w:ascii="CMMI10" w:hAnsi="CMMI10"/>
          <w:i/>
          <w:iCs/>
          <w:vertAlign w:val="superscript"/>
        </w:rPr>
        <w:t>T</w:t>
      </w: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1</w:t>
      </w:r>
      <w:r>
        <w:rPr>
          <w:rFonts w:ascii="CMMI10" w:hAnsi="CMMI10"/>
          <w:vertAlign w:val="superscript"/>
        </w:rPr>
        <w:t xml:space="preserve"> </w:t>
      </w:r>
      <w:r>
        <w:rPr>
          <w:rFonts w:ascii="CMMI10" w:hAnsi="CMMI10"/>
        </w:rPr>
        <w:t xml:space="preserve"> = 0 (2)</w:t>
      </w:r>
    </w:p>
    <w:p w14:paraId="0BACE492" w14:textId="28A05647" w:rsidR="006D19C2" w:rsidRDefault="006D19C2" w:rsidP="00055DF3">
      <w:pPr>
        <w:rPr>
          <w:rFonts w:ascii="CMMI10" w:hAnsi="CMMI10" w:hint="eastAsia"/>
        </w:rPr>
      </w:pPr>
    </w:p>
    <w:p w14:paraId="64793187" w14:textId="5AB1EEF7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/>
        </w:rPr>
        <w:t>since x</w:t>
      </w:r>
      <w:r w:rsidRPr="006D19C2">
        <w:rPr>
          <w:rFonts w:ascii="CMMI10" w:hAnsi="CMMI10"/>
          <w:vertAlign w:val="subscript"/>
        </w:rPr>
        <w:t>1</w:t>
      </w:r>
      <w:r>
        <w:rPr>
          <w:rFonts w:ascii="CMMI10" w:hAnsi="CMMI10"/>
        </w:rPr>
        <w:t>’ , x</w:t>
      </w:r>
      <w:r w:rsidRPr="006D19C2">
        <w:rPr>
          <w:rFonts w:ascii="CMMI10" w:hAnsi="CMMI10"/>
          <w:vertAlign w:val="subscript"/>
        </w:rPr>
        <w:t>1</w:t>
      </w:r>
      <w:r>
        <w:rPr>
          <w:rFonts w:ascii="CMMI10" w:hAnsi="CMMI10"/>
        </w:rPr>
        <w:t>, x</w:t>
      </w:r>
      <w:r w:rsidRPr="006D19C2">
        <w:rPr>
          <w:rFonts w:ascii="CMMI10" w:hAnsi="CMMI10"/>
          <w:sz w:val="24"/>
          <w:szCs w:val="24"/>
          <w:vertAlign w:val="subscript"/>
        </w:rPr>
        <w:t>2</w:t>
      </w:r>
      <w:r>
        <w:rPr>
          <w:rFonts w:ascii="CMMI10" w:hAnsi="CMMI10"/>
        </w:rPr>
        <w:t>, x</w:t>
      </w:r>
      <w:r w:rsidRPr="006D19C2">
        <w:rPr>
          <w:rFonts w:ascii="CMMI10" w:hAnsi="CMMI10"/>
          <w:vertAlign w:val="subscript"/>
        </w:rPr>
        <w:t>2</w:t>
      </w:r>
      <w:r>
        <w:rPr>
          <w:rFonts w:ascii="CMMI10" w:hAnsi="CMMI10"/>
          <w:vertAlign w:val="subscript"/>
        </w:rPr>
        <w:t xml:space="preserve"> </w:t>
      </w:r>
      <w:r>
        <w:rPr>
          <w:rFonts w:ascii="CMMI10" w:hAnsi="CMMI10"/>
        </w:rPr>
        <w:t xml:space="preserve">’ are symmetric as it is given and equidistant from each other, we have </w:t>
      </w:r>
    </w:p>
    <w:p w14:paraId="5B3270A6" w14:textId="7A41E01B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>’</w:t>
      </w:r>
      <w:r w:rsidRPr="006D19C2">
        <w:rPr>
          <w:rFonts w:ascii="CMMI10" w:hAnsi="CMMI10"/>
          <w:i/>
          <w:iCs/>
        </w:rPr>
        <w:t>F</w:t>
      </w:r>
      <w:r>
        <w:rPr>
          <w:rFonts w:ascii="CMMI10" w:hAnsi="CMMI10"/>
          <w:i/>
          <w:iCs/>
        </w:rPr>
        <w:t xml:space="preserve"> </w:t>
      </w: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1</w:t>
      </w:r>
      <w:r>
        <w:rPr>
          <w:rFonts w:ascii="CMMI10" w:hAnsi="CMMI10"/>
          <w:vertAlign w:val="superscript"/>
        </w:rPr>
        <w:t xml:space="preserve"> </w:t>
      </w:r>
      <w:r>
        <w:rPr>
          <w:rFonts w:ascii="CMMI10" w:hAnsi="CMMI10"/>
        </w:rPr>
        <w:t xml:space="preserve"> = 0 (3)</w:t>
      </w:r>
    </w:p>
    <w:p w14:paraId="4C3F6CD6" w14:textId="0B19F5AD" w:rsidR="006D19C2" w:rsidRDefault="006D19C2" w:rsidP="006D19C2">
      <w:pPr>
        <w:rPr>
          <w:rFonts w:ascii="CMMI10" w:hAnsi="CMMI10" w:hint="eastAsia"/>
        </w:rPr>
      </w:pPr>
    </w:p>
    <w:p w14:paraId="7DF2939C" w14:textId="077E61BE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/>
        </w:rPr>
        <w:t>adding (2) and (3), we get</w:t>
      </w:r>
    </w:p>
    <w:p w14:paraId="16786B9A" w14:textId="7BDB069D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>’</w:t>
      </w:r>
      <w:r w:rsidRPr="006D19C2">
        <w:rPr>
          <w:rFonts w:ascii="CMMI10" w:hAnsi="CMMI10"/>
          <w:i/>
          <w:iCs/>
        </w:rPr>
        <w:t>F</w:t>
      </w:r>
      <w:r>
        <w:rPr>
          <w:rFonts w:ascii="CMMI10" w:hAnsi="CMMI10"/>
          <w:i/>
          <w:iCs/>
        </w:rPr>
        <w:t xml:space="preserve"> </w:t>
      </w: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>1</w:t>
      </w:r>
      <w:r>
        <w:rPr>
          <w:rFonts w:ascii="CMMI10" w:hAnsi="CMMI10"/>
          <w:vertAlign w:val="superscript"/>
        </w:rPr>
        <w:t xml:space="preserve"> </w:t>
      </w:r>
      <w:r>
        <w:rPr>
          <w:rFonts w:ascii="CMMI10" w:hAnsi="CMMI10"/>
        </w:rPr>
        <w:t xml:space="preserve"> + x</w:t>
      </w:r>
      <w:r>
        <w:rPr>
          <w:rFonts w:ascii="CMMI10" w:hAnsi="CMMI10"/>
          <w:vertAlign w:val="subscript"/>
        </w:rPr>
        <w:t>2</w:t>
      </w:r>
      <w:r>
        <w:rPr>
          <w:rFonts w:ascii="CMMI10" w:hAnsi="CMMI10"/>
        </w:rPr>
        <w:t>’</w:t>
      </w:r>
      <w:r w:rsidRPr="006D19C2">
        <w:rPr>
          <w:rFonts w:ascii="CMMI10" w:hAnsi="CMMI10"/>
          <w:i/>
          <w:iCs/>
        </w:rPr>
        <w:t>F</w:t>
      </w:r>
      <w:r w:rsidRPr="006D19C2">
        <w:rPr>
          <w:rFonts w:ascii="CMMI10" w:hAnsi="CMMI10"/>
          <w:i/>
          <w:iCs/>
          <w:vertAlign w:val="superscript"/>
        </w:rPr>
        <w:t>T</w:t>
      </w:r>
      <w:r>
        <w:rPr>
          <w:rFonts w:ascii="CMMI10" w:hAnsi="CMMI10"/>
          <w:i/>
          <w:iCs/>
          <w:vertAlign w:val="superscript"/>
        </w:rPr>
        <w:t xml:space="preserve"> </w:t>
      </w:r>
      <w:r>
        <w:rPr>
          <w:rFonts w:ascii="CMMI10" w:hAnsi="CMMI10"/>
        </w:rPr>
        <w:t>x</w:t>
      </w:r>
      <w:r>
        <w:rPr>
          <w:rFonts w:ascii="CMMI10" w:hAnsi="CMMI10"/>
          <w:vertAlign w:val="subscript"/>
        </w:rPr>
        <w:t xml:space="preserve">1 </w:t>
      </w:r>
      <w:r>
        <w:rPr>
          <w:rFonts w:ascii="CMMI10" w:hAnsi="CMMI10"/>
        </w:rPr>
        <w:t xml:space="preserve"> = 0</w:t>
      </w:r>
    </w:p>
    <w:p w14:paraId="1C999DA3" w14:textId="2925BDEC" w:rsidR="006D19C2" w:rsidRDefault="006D19C2" w:rsidP="006D19C2">
      <w:pPr>
        <w:rPr>
          <w:rFonts w:ascii="CMMI10" w:hAnsi="CMMI10" w:hint="eastAsia"/>
        </w:rPr>
      </w:pPr>
    </w:p>
    <w:p w14:paraId="27F3CF57" w14:textId="3E3780A7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/>
        </w:rPr>
        <w:t>F+F</w:t>
      </w:r>
      <w:r>
        <w:rPr>
          <w:rFonts w:ascii="CMMI10" w:hAnsi="CMMI10"/>
          <w:vertAlign w:val="superscript"/>
        </w:rPr>
        <w:t>T</w:t>
      </w:r>
      <w:r>
        <w:rPr>
          <w:rFonts w:ascii="CMMI10" w:hAnsi="CMMI10"/>
        </w:rPr>
        <w:t xml:space="preserve"> = 0 </w:t>
      </w:r>
    </w:p>
    <w:p w14:paraId="724F6F0A" w14:textId="6F77D369" w:rsidR="006D19C2" w:rsidRPr="006D19C2" w:rsidRDefault="006D19C2" w:rsidP="006D19C2">
      <w:pPr>
        <w:rPr>
          <w:rFonts w:ascii="CMMI10" w:hAnsi="CMMI10" w:hint="eastAsia"/>
          <w:b/>
          <w:bCs/>
          <w:vertAlign w:val="superscript"/>
        </w:rPr>
      </w:pPr>
      <w:r w:rsidRPr="006D19C2">
        <w:rPr>
          <w:rFonts w:ascii="CMMI10" w:hAnsi="CMMI10"/>
          <w:b/>
          <w:bCs/>
        </w:rPr>
        <w:t>F = - F</w:t>
      </w:r>
      <w:r w:rsidRPr="006D19C2">
        <w:rPr>
          <w:rFonts w:ascii="CMMI10" w:hAnsi="CMMI10"/>
          <w:b/>
          <w:bCs/>
          <w:vertAlign w:val="superscript"/>
        </w:rPr>
        <w:t>T</w:t>
      </w:r>
    </w:p>
    <w:p w14:paraId="4C5A6AFB" w14:textId="683F05CB" w:rsidR="006D19C2" w:rsidRDefault="006D19C2" w:rsidP="006D19C2">
      <w:pPr>
        <w:rPr>
          <w:rFonts w:ascii="CMMI10" w:hAnsi="CMMI10" w:hint="eastAsia"/>
        </w:rPr>
      </w:pPr>
      <w:r>
        <w:rPr>
          <w:rFonts w:ascii="CMMI10" w:hAnsi="CMMI10" w:hint="eastAsia"/>
        </w:rPr>
        <w:t>W</w:t>
      </w:r>
      <w:r>
        <w:rPr>
          <w:rFonts w:ascii="CMMI10" w:hAnsi="CMMI10"/>
        </w:rPr>
        <w:t>hich proves that F is a skew-symmetric matrix.</w:t>
      </w:r>
    </w:p>
    <w:p w14:paraId="281B88BD" w14:textId="77777777" w:rsidR="006D19C2" w:rsidRDefault="006D19C2" w:rsidP="006D19C2">
      <w:pPr>
        <w:rPr>
          <w:rFonts w:ascii="CMMI10" w:hAnsi="CMMI10" w:hint="eastAsia"/>
        </w:rPr>
      </w:pPr>
    </w:p>
    <w:p w14:paraId="7729561E" w14:textId="77777777" w:rsidR="006D19C2" w:rsidRPr="006D19C2" w:rsidRDefault="006D19C2" w:rsidP="006D19C2">
      <w:pPr>
        <w:rPr>
          <w:rFonts w:ascii="CMMI10" w:hAnsi="CMMI10" w:hint="eastAsia"/>
        </w:rPr>
      </w:pPr>
    </w:p>
    <w:p w14:paraId="2A1AADD6" w14:textId="186DE8A1" w:rsidR="006D19C2" w:rsidRDefault="006D19C2" w:rsidP="00055DF3">
      <w:pPr>
        <w:rPr>
          <w:rFonts w:ascii="CMMI10" w:hAnsi="CMMI10" w:hint="eastAsia"/>
        </w:rPr>
      </w:pPr>
    </w:p>
    <w:p w14:paraId="400CDEE4" w14:textId="1D8821EA" w:rsidR="006D19C2" w:rsidRDefault="006D19C2" w:rsidP="00055DF3">
      <w:pPr>
        <w:rPr>
          <w:rFonts w:ascii="CMMI10" w:hAnsi="CMMI10" w:hint="eastAsia"/>
        </w:rPr>
      </w:pPr>
    </w:p>
    <w:p w14:paraId="0A89D318" w14:textId="77777777" w:rsidR="006D19C2" w:rsidRPr="006D19C2" w:rsidRDefault="006D19C2" w:rsidP="00055DF3">
      <w:pPr>
        <w:rPr>
          <w:rFonts w:ascii="CMMI10" w:hAnsi="CMMI10" w:hint="eastAsia"/>
        </w:rPr>
      </w:pPr>
    </w:p>
    <w:p w14:paraId="4DB27EDE" w14:textId="77777777" w:rsidR="00952A19" w:rsidRDefault="00952A19" w:rsidP="00055DF3">
      <w:pPr>
        <w:rPr>
          <w:rFonts w:ascii="CMMI10" w:hAnsi="CMMI10" w:hint="eastAsia"/>
          <w:iCs/>
        </w:rPr>
      </w:pPr>
    </w:p>
    <w:p w14:paraId="2308C907" w14:textId="77777777" w:rsidR="00952A19" w:rsidRPr="00864E67" w:rsidRDefault="00952A19" w:rsidP="00055DF3">
      <w:pPr>
        <w:rPr>
          <w:ins w:id="42" w:author="Barath Subramaniam Anandan" w:date="2019-11-08T18:35:00Z"/>
          <w:rFonts w:ascii="CMMI10" w:hAnsi="CMMI10" w:hint="eastAsia"/>
          <w:i/>
        </w:rPr>
      </w:pPr>
    </w:p>
    <w:p w14:paraId="2D424824" w14:textId="62D655FB" w:rsidR="00864E67" w:rsidRDefault="00864E67" w:rsidP="00055DF3">
      <w:pPr>
        <w:rPr>
          <w:ins w:id="43" w:author="Barath Subramaniam Anandan" w:date="2019-11-08T18:35:00Z"/>
          <w:rFonts w:ascii="CMMI10" w:hAnsi="CMMI10" w:hint="eastAsia"/>
          <w:i/>
          <w:vertAlign w:val="superscript"/>
        </w:rPr>
      </w:pPr>
    </w:p>
    <w:p w14:paraId="55C9FFBC" w14:textId="5EA0B8CC" w:rsidR="00D84A41" w:rsidRDefault="00D84A41">
      <w:pPr>
        <w:rPr>
          <w:rFonts w:ascii="CMMI10" w:hAnsi="CMMI10"/>
          <w:i/>
          <w:vertAlign w:val="superscript"/>
        </w:rPr>
      </w:pPr>
    </w:p>
    <w:p w14:paraId="56DE56FB" w14:textId="77777777" w:rsidR="00D865A0" w:rsidRDefault="00D865A0"/>
    <w:p w14:paraId="507A2D9D" w14:textId="2C96A9CC" w:rsidR="00E175DF" w:rsidRDefault="00E175DF">
      <w:r>
        <w:t>2.1 the 8 point algorithm</w:t>
      </w:r>
    </w:p>
    <w:p w14:paraId="579C2056" w14:textId="41992E6C" w:rsidR="00E175DF" w:rsidRDefault="00E175DF">
      <w:r>
        <w:t>F matrix:</w:t>
      </w:r>
    </w:p>
    <w:p w14:paraId="35A4C958" w14:textId="77777777" w:rsidR="00E175DF" w:rsidRDefault="00E175DF" w:rsidP="00E175DF">
      <w:r>
        <w:t>[[-5.39510268e-04 -5.34867386e-02  7.19762206e-01]</w:t>
      </w:r>
    </w:p>
    <w:p w14:paraId="0DCD0F43" w14:textId="77777777" w:rsidR="00E175DF" w:rsidRDefault="00E175DF" w:rsidP="00E175DF">
      <w:r>
        <w:t xml:space="preserve"> [-2.43579764e-02  1.45738860e-03 -1.05587609e-02]</w:t>
      </w:r>
    </w:p>
    <w:p w14:paraId="6E1A328C" w14:textId="5B489B0D" w:rsidR="00D84A41" w:rsidRDefault="00E175DF" w:rsidP="00E175DF">
      <w:r>
        <w:t xml:space="preserve"> [-6.91351246e-01  1.93936474e-02 -4.10639901e-03]]</w:t>
      </w:r>
    </w:p>
    <w:p w14:paraId="062C61C4" w14:textId="740CEA39" w:rsidR="00D84A41" w:rsidRDefault="00D84A41" w:rsidP="00E175DF">
      <w:pPr>
        <w:rPr>
          <w:lang w:val="en-US"/>
        </w:rPr>
      </w:pPr>
      <w:r>
        <w:rPr>
          <w:noProof/>
        </w:rPr>
        <w:drawing>
          <wp:inline distT="0" distB="0" distL="0" distR="0" wp14:anchorId="3C993AB3" wp14:editId="312766C4">
            <wp:extent cx="5274310" cy="2544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95FE" w14:textId="77777777" w:rsidR="00D865A0" w:rsidRDefault="00D865A0" w:rsidP="00E175DF">
      <w:pPr>
        <w:rPr>
          <w:lang w:val="en-US"/>
        </w:rPr>
      </w:pPr>
    </w:p>
    <w:p w14:paraId="5F1137A2" w14:textId="77777777" w:rsidR="00D865A0" w:rsidRDefault="00D865A0" w:rsidP="00E175DF">
      <w:pPr>
        <w:rPr>
          <w:lang w:val="en-US"/>
        </w:rPr>
      </w:pPr>
    </w:p>
    <w:p w14:paraId="60B3823E" w14:textId="77777777" w:rsidR="00D865A0" w:rsidRDefault="00D865A0" w:rsidP="00E175DF">
      <w:pPr>
        <w:rPr>
          <w:lang w:val="en-US"/>
        </w:rPr>
      </w:pPr>
    </w:p>
    <w:p w14:paraId="302C07A5" w14:textId="77777777" w:rsidR="00D865A0" w:rsidRDefault="00D865A0" w:rsidP="00E175DF">
      <w:pPr>
        <w:rPr>
          <w:lang w:val="en-US"/>
        </w:rPr>
      </w:pPr>
    </w:p>
    <w:p w14:paraId="15DBCD4D" w14:textId="77777777" w:rsidR="00D865A0" w:rsidRDefault="00D865A0" w:rsidP="00E175DF">
      <w:pPr>
        <w:rPr>
          <w:lang w:val="en-US"/>
        </w:rPr>
      </w:pPr>
    </w:p>
    <w:p w14:paraId="6F31E816" w14:textId="77777777" w:rsidR="00D865A0" w:rsidRDefault="00D865A0" w:rsidP="00E175DF">
      <w:pPr>
        <w:rPr>
          <w:lang w:val="en-US"/>
        </w:rPr>
      </w:pPr>
    </w:p>
    <w:p w14:paraId="151EC932" w14:textId="77777777" w:rsidR="00D865A0" w:rsidRDefault="00D865A0" w:rsidP="00E175DF">
      <w:pPr>
        <w:rPr>
          <w:lang w:val="en-US"/>
        </w:rPr>
      </w:pPr>
    </w:p>
    <w:p w14:paraId="39C786EE" w14:textId="77777777" w:rsidR="00D865A0" w:rsidRDefault="00D865A0" w:rsidP="00E175DF">
      <w:pPr>
        <w:rPr>
          <w:lang w:val="en-US"/>
        </w:rPr>
      </w:pPr>
    </w:p>
    <w:p w14:paraId="51D00935" w14:textId="77777777" w:rsidR="00D865A0" w:rsidRDefault="00D865A0" w:rsidP="00E175DF">
      <w:pPr>
        <w:rPr>
          <w:lang w:val="en-US"/>
        </w:rPr>
      </w:pPr>
    </w:p>
    <w:p w14:paraId="14C73759" w14:textId="77777777" w:rsidR="00D865A0" w:rsidRDefault="00D865A0" w:rsidP="00E175DF">
      <w:pPr>
        <w:rPr>
          <w:lang w:val="en-US"/>
        </w:rPr>
      </w:pPr>
    </w:p>
    <w:p w14:paraId="3D473305" w14:textId="77777777" w:rsidR="00D865A0" w:rsidRDefault="00D865A0" w:rsidP="00E175DF">
      <w:pPr>
        <w:rPr>
          <w:lang w:val="en-US"/>
        </w:rPr>
      </w:pPr>
    </w:p>
    <w:p w14:paraId="2CF34EDF" w14:textId="77777777" w:rsidR="00D865A0" w:rsidRDefault="00D865A0" w:rsidP="00E175DF">
      <w:pPr>
        <w:rPr>
          <w:lang w:val="en-US"/>
        </w:rPr>
      </w:pPr>
    </w:p>
    <w:p w14:paraId="7359D567" w14:textId="77777777" w:rsidR="00D865A0" w:rsidRDefault="00D865A0" w:rsidP="00E175DF">
      <w:pPr>
        <w:rPr>
          <w:lang w:val="en-US"/>
        </w:rPr>
      </w:pPr>
    </w:p>
    <w:p w14:paraId="7BBC3581" w14:textId="77777777" w:rsidR="00D865A0" w:rsidRDefault="00D865A0" w:rsidP="00E175DF">
      <w:pPr>
        <w:rPr>
          <w:lang w:val="en-US"/>
        </w:rPr>
      </w:pPr>
    </w:p>
    <w:p w14:paraId="684CF0BE" w14:textId="77777777" w:rsidR="00D865A0" w:rsidRDefault="00D865A0" w:rsidP="00E175DF">
      <w:pPr>
        <w:rPr>
          <w:lang w:val="en-US"/>
        </w:rPr>
      </w:pPr>
    </w:p>
    <w:p w14:paraId="2E828C50" w14:textId="6ABCA986" w:rsidR="00A523EE" w:rsidRDefault="00A523EE" w:rsidP="00E175DF">
      <w:pPr>
        <w:rPr>
          <w:lang w:val="en-US"/>
        </w:rPr>
      </w:pPr>
      <w:r>
        <w:rPr>
          <w:lang w:val="en-US"/>
        </w:rPr>
        <w:t>2.2 7 point Algorithm:</w:t>
      </w:r>
    </w:p>
    <w:p w14:paraId="423E3231" w14:textId="67184EE6" w:rsidR="00A523EE" w:rsidRDefault="00A523EE" w:rsidP="00E175DF">
      <w:pPr>
        <w:rPr>
          <w:lang w:val="en-US"/>
        </w:rPr>
      </w:pPr>
    </w:p>
    <w:p w14:paraId="2A97CA3D" w14:textId="67DA4327" w:rsidR="00A523EE" w:rsidRDefault="00A523EE" w:rsidP="00E175DF">
      <w:pPr>
        <w:rPr>
          <w:lang w:val="en-US"/>
        </w:rPr>
      </w:pPr>
      <w:r>
        <w:rPr>
          <w:noProof/>
        </w:rPr>
        <w:drawing>
          <wp:inline distT="0" distB="0" distL="0" distR="0" wp14:anchorId="61E4720E" wp14:editId="2B05FE0E">
            <wp:extent cx="5274310" cy="2568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2EE4" w14:textId="3C8F8385" w:rsidR="00A523EE" w:rsidRPr="00A523EE" w:rsidRDefault="00F411BC" w:rsidP="00A523EE">
      <w:pPr>
        <w:rPr>
          <w:lang w:val="en-US"/>
        </w:rPr>
      </w:pPr>
      <w:r>
        <w:rPr>
          <w:lang w:val="en-US"/>
        </w:rPr>
        <w:t>F(seven</w:t>
      </w:r>
      <w:r w:rsidR="008102B0">
        <w:rPr>
          <w:lang w:val="en-US"/>
        </w:rPr>
        <w:t xml:space="preserve"> </w:t>
      </w:r>
      <w:r>
        <w:rPr>
          <w:lang w:val="en-US"/>
        </w:rPr>
        <w:t xml:space="preserve">point) = </w:t>
      </w:r>
      <w:r w:rsidR="00A523EE" w:rsidRPr="00A523EE">
        <w:rPr>
          <w:lang w:val="en-US"/>
        </w:rPr>
        <w:t>[[-6.09080639e-09  1.73057621e-08  9.40992608e-04]</w:t>
      </w:r>
    </w:p>
    <w:p w14:paraId="1D00BBDE" w14:textId="77777777" w:rsidR="00A523EE" w:rsidRPr="00A523EE" w:rsidRDefault="00A523EE" w:rsidP="00351B4A">
      <w:pPr>
        <w:ind w:left="720" w:firstLine="720"/>
        <w:rPr>
          <w:lang w:val="en-US"/>
        </w:rPr>
      </w:pPr>
      <w:r w:rsidRPr="00A523EE">
        <w:rPr>
          <w:lang w:val="en-US"/>
        </w:rPr>
        <w:t xml:space="preserve"> [-1.62234195e-07 -8.63467505e-10  1.78627741e-05]</w:t>
      </w:r>
    </w:p>
    <w:p w14:paraId="3B4F2482" w14:textId="1C509D58" w:rsidR="00A523EE" w:rsidRDefault="00A523EE" w:rsidP="00A523EE">
      <w:pPr>
        <w:rPr>
          <w:lang w:val="en-US"/>
        </w:rPr>
      </w:pPr>
      <w:r w:rsidRPr="00A523EE">
        <w:rPr>
          <w:lang w:val="en-US"/>
        </w:rPr>
        <w:t xml:space="preserve"> </w:t>
      </w:r>
      <w:r w:rsidR="00351B4A">
        <w:rPr>
          <w:lang w:val="en-US"/>
        </w:rPr>
        <w:tab/>
      </w:r>
      <w:r w:rsidR="00351B4A">
        <w:rPr>
          <w:lang w:val="en-US"/>
        </w:rPr>
        <w:tab/>
      </w:r>
      <w:r w:rsidRPr="00A523EE">
        <w:rPr>
          <w:lang w:val="en-US"/>
        </w:rPr>
        <w:t>[-9.05544907e-04 -6.71986149e-06 -3.35266556e-03]]</w:t>
      </w:r>
    </w:p>
    <w:p w14:paraId="5D93CFF7" w14:textId="77777777" w:rsidR="00A523EE" w:rsidRDefault="00A523EE" w:rsidP="00E175DF">
      <w:pPr>
        <w:rPr>
          <w:lang w:val="en-US"/>
        </w:rPr>
      </w:pPr>
    </w:p>
    <w:p w14:paraId="3B5120D8" w14:textId="5FA4F53C" w:rsidR="00D84A41" w:rsidRDefault="00D84A41" w:rsidP="00E175DF">
      <w:pPr>
        <w:rPr>
          <w:lang w:val="en-US"/>
        </w:rPr>
      </w:pPr>
    </w:p>
    <w:p w14:paraId="5660E0CD" w14:textId="5D9D08CA" w:rsidR="00D84A41" w:rsidRDefault="00D84A41" w:rsidP="00E175DF">
      <w:pPr>
        <w:rPr>
          <w:lang w:val="en-US"/>
        </w:rPr>
      </w:pPr>
    </w:p>
    <w:p w14:paraId="6C6711EF" w14:textId="4927F4E3" w:rsidR="00D84A41" w:rsidRDefault="00D84A41" w:rsidP="00E175DF">
      <w:pPr>
        <w:rPr>
          <w:lang w:val="en-US"/>
        </w:rPr>
      </w:pPr>
    </w:p>
    <w:p w14:paraId="1CEA7412" w14:textId="69739494" w:rsidR="00D84A41" w:rsidRDefault="00D84A41" w:rsidP="00E175DF">
      <w:pPr>
        <w:rPr>
          <w:lang w:val="en-US"/>
        </w:rPr>
      </w:pPr>
    </w:p>
    <w:p w14:paraId="1217DAE5" w14:textId="38353099" w:rsidR="00D84A41" w:rsidRDefault="00D84A41" w:rsidP="00E175DF">
      <w:pPr>
        <w:rPr>
          <w:lang w:val="en-US"/>
        </w:rPr>
      </w:pPr>
    </w:p>
    <w:p w14:paraId="6B963A44" w14:textId="7D4636FD" w:rsidR="00D84A41" w:rsidRDefault="00D84A41" w:rsidP="00E175DF">
      <w:pPr>
        <w:rPr>
          <w:lang w:val="en-US"/>
        </w:rPr>
      </w:pPr>
    </w:p>
    <w:p w14:paraId="09B88485" w14:textId="06C0987E" w:rsidR="00D84A41" w:rsidRDefault="00D84A41" w:rsidP="00E175DF">
      <w:pPr>
        <w:rPr>
          <w:lang w:val="en-US"/>
        </w:rPr>
      </w:pPr>
    </w:p>
    <w:p w14:paraId="25A6D9C4" w14:textId="0CFCEC54" w:rsidR="00D84A41" w:rsidRDefault="00D84A41" w:rsidP="00E175DF">
      <w:pPr>
        <w:rPr>
          <w:lang w:val="en-US"/>
        </w:rPr>
      </w:pPr>
    </w:p>
    <w:p w14:paraId="5E0307DD" w14:textId="35518FB7" w:rsidR="00D84A41" w:rsidRDefault="00D84A41" w:rsidP="00E175DF">
      <w:pPr>
        <w:rPr>
          <w:lang w:val="en-US"/>
        </w:rPr>
      </w:pPr>
    </w:p>
    <w:p w14:paraId="15031E93" w14:textId="33B89EA2" w:rsidR="00D84A41" w:rsidRDefault="00D84A41" w:rsidP="00E175DF">
      <w:pPr>
        <w:rPr>
          <w:lang w:val="en-US"/>
        </w:rPr>
      </w:pPr>
    </w:p>
    <w:p w14:paraId="4CAA6D4A" w14:textId="412F91D0" w:rsidR="00D84A41" w:rsidRDefault="00D84A41" w:rsidP="00E175DF">
      <w:pPr>
        <w:rPr>
          <w:lang w:val="en-US"/>
        </w:rPr>
      </w:pPr>
    </w:p>
    <w:p w14:paraId="58F9C1E9" w14:textId="0090F053" w:rsidR="00D84A41" w:rsidRDefault="00D84A41" w:rsidP="00E175DF">
      <w:pPr>
        <w:rPr>
          <w:lang w:val="en-US"/>
        </w:rPr>
      </w:pPr>
    </w:p>
    <w:p w14:paraId="53604A1D" w14:textId="30080996" w:rsidR="00D84A41" w:rsidRDefault="00D84A41" w:rsidP="00E175DF">
      <w:pPr>
        <w:rPr>
          <w:lang w:val="en-US"/>
        </w:rPr>
      </w:pPr>
    </w:p>
    <w:p w14:paraId="3F6496A2" w14:textId="10F3A836" w:rsidR="00D84A41" w:rsidRDefault="00D84A41" w:rsidP="00E175DF">
      <w:pPr>
        <w:rPr>
          <w:lang w:val="en-US"/>
        </w:rPr>
      </w:pPr>
    </w:p>
    <w:p w14:paraId="6E88CD8C" w14:textId="11425AF7" w:rsidR="00D84A41" w:rsidRDefault="00D84A41" w:rsidP="00E175DF">
      <w:pPr>
        <w:rPr>
          <w:lang w:val="en-US"/>
        </w:rPr>
      </w:pPr>
    </w:p>
    <w:p w14:paraId="39A866CF" w14:textId="0C7CEC11" w:rsidR="00D84A41" w:rsidRDefault="00D84A41" w:rsidP="00E175DF">
      <w:pPr>
        <w:rPr>
          <w:lang w:val="en-US"/>
        </w:rPr>
      </w:pPr>
    </w:p>
    <w:p w14:paraId="5A2B9A29" w14:textId="2DDF88E1" w:rsidR="00D84A41" w:rsidRDefault="00D84A41" w:rsidP="00E175DF">
      <w:pPr>
        <w:rPr>
          <w:lang w:val="en-US"/>
        </w:rPr>
      </w:pPr>
      <w:r>
        <w:rPr>
          <w:lang w:val="en-US"/>
        </w:rPr>
        <w:t xml:space="preserve">3.1 Essential Matrix Estimation from F and </w:t>
      </w:r>
      <w:proofErr w:type="spellStart"/>
      <w:r>
        <w:rPr>
          <w:lang w:val="en-US"/>
        </w:rPr>
        <w:t>Intrinsics</w:t>
      </w:r>
      <w:proofErr w:type="spellEnd"/>
      <w:r>
        <w:rPr>
          <w:lang w:val="en-US"/>
        </w:rPr>
        <w:t xml:space="preserve"> K1 and K2:</w:t>
      </w:r>
    </w:p>
    <w:p w14:paraId="7392DF6D" w14:textId="64925893" w:rsidR="00D84A41" w:rsidRDefault="00D84A41" w:rsidP="00E175DF">
      <w:pPr>
        <w:rPr>
          <w:lang w:val="en-US"/>
        </w:rPr>
      </w:pPr>
    </w:p>
    <w:p w14:paraId="738703CD" w14:textId="77777777" w:rsidR="00D84A41" w:rsidRPr="00D84A41" w:rsidRDefault="00D84A41" w:rsidP="00D84A41">
      <w:pPr>
        <w:rPr>
          <w:lang w:val="en-US"/>
        </w:rPr>
      </w:pPr>
      <w:r w:rsidRPr="00D84A41">
        <w:rPr>
          <w:lang w:val="en-US"/>
        </w:rPr>
        <w:t>[[-3.04477699e-03, -3.02949405e-01,  1.66026654e+00],</w:t>
      </w:r>
    </w:p>
    <w:p w14:paraId="1DA9B275" w14:textId="77777777" w:rsidR="00D84A41" w:rsidRPr="00D84A41" w:rsidRDefault="00D84A41" w:rsidP="00D84A41">
      <w:pPr>
        <w:rPr>
          <w:lang w:val="en-US"/>
        </w:rPr>
      </w:pPr>
      <w:r w:rsidRPr="00D84A41">
        <w:rPr>
          <w:lang w:val="en-US"/>
        </w:rPr>
        <w:t xml:space="preserve">       [-1.37963814e-01,  8.28452408e-03, -5.12671289e-02],</w:t>
      </w:r>
    </w:p>
    <w:p w14:paraId="5D5CE288" w14:textId="54068F4D" w:rsidR="00D84A41" w:rsidRDefault="00D84A41" w:rsidP="00D84A41">
      <w:pPr>
        <w:rPr>
          <w:lang w:val="en-US"/>
        </w:rPr>
      </w:pPr>
      <w:r w:rsidRPr="00D84A41">
        <w:rPr>
          <w:lang w:val="en-US"/>
        </w:rPr>
        <w:t xml:space="preserve">       [-1.66531742e+00, -1.26601678e-02, -1.36557606e-03]]</w:t>
      </w:r>
    </w:p>
    <w:p w14:paraId="1AB45FF5" w14:textId="14D1EB76" w:rsidR="00D84A41" w:rsidRDefault="00D84A41" w:rsidP="00D84A41">
      <w:pPr>
        <w:rPr>
          <w:lang w:val="en-US"/>
        </w:rPr>
      </w:pPr>
    </w:p>
    <w:p w14:paraId="5442BCD9" w14:textId="1F53A667" w:rsidR="00D84A41" w:rsidRDefault="00D84A41" w:rsidP="00D84A41">
      <w:pPr>
        <w:rPr>
          <w:lang w:val="en-US"/>
        </w:rPr>
      </w:pPr>
    </w:p>
    <w:p w14:paraId="67238187" w14:textId="1A9756A9" w:rsidR="00D84A41" w:rsidRDefault="00D84A41" w:rsidP="00D84A41">
      <w:pPr>
        <w:rPr>
          <w:lang w:val="en-US"/>
        </w:rPr>
      </w:pPr>
      <w:r>
        <w:rPr>
          <w:lang w:val="en-US"/>
        </w:rPr>
        <w:t>3.2 Expression for A:</w:t>
      </w:r>
    </w:p>
    <w:p w14:paraId="3AE44CF7" w14:textId="77777777" w:rsidR="004F63D7" w:rsidRDefault="004F63D7" w:rsidP="00D84A41">
      <w:pPr>
        <w:rPr>
          <w:lang w:val="en-US"/>
        </w:rPr>
      </w:pPr>
    </w:p>
    <w:p w14:paraId="23F4D141" w14:textId="76032A86" w:rsidR="00D865A0" w:rsidRDefault="004F63D7" w:rsidP="00D865A0">
      <w:pPr>
        <w:rPr>
          <w:lang w:val="en-US"/>
        </w:rPr>
      </w:pPr>
      <w:r>
        <w:rPr>
          <w:lang w:val="en-US"/>
        </w:rPr>
        <w:t>A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-x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'p'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p'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p'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-x'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p'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bSup>
                </m:e>
              </m:mr>
            </m:m>
          </m:e>
        </m:d>
      </m:oMath>
    </w:p>
    <w:p w14:paraId="37402C5C" w14:textId="020C6762" w:rsidR="00D84A41" w:rsidRDefault="00D84A41" w:rsidP="00D84A41">
      <w:pPr>
        <w:rPr>
          <w:lang w:val="en-US"/>
        </w:rPr>
      </w:pPr>
    </w:p>
    <w:p w14:paraId="2668BCCD" w14:textId="1B1FD4A6" w:rsidR="00D865A0" w:rsidRDefault="00D865A0" w:rsidP="00D84A41">
      <w:pPr>
        <w:rPr>
          <w:lang w:val="en-US"/>
        </w:rPr>
      </w:pPr>
    </w:p>
    <w:p w14:paraId="4CB1E293" w14:textId="5F4E026F" w:rsidR="004F63D7" w:rsidRDefault="004F63D7" w:rsidP="00D84A41">
      <w:pPr>
        <w:rPr>
          <w:lang w:val="en-US"/>
        </w:rPr>
      </w:pPr>
    </w:p>
    <w:p w14:paraId="4EC03EC8" w14:textId="40354C0F" w:rsidR="004F63D7" w:rsidRDefault="004F63D7" w:rsidP="00D84A41">
      <w:pPr>
        <w:rPr>
          <w:lang w:val="en-US"/>
        </w:rPr>
      </w:pPr>
    </w:p>
    <w:p w14:paraId="57B3A747" w14:textId="222521BE" w:rsidR="004F63D7" w:rsidRDefault="004F63D7" w:rsidP="00D84A41">
      <w:pPr>
        <w:rPr>
          <w:lang w:val="en-US"/>
        </w:rPr>
      </w:pPr>
    </w:p>
    <w:p w14:paraId="058C2C6D" w14:textId="6D910020" w:rsidR="004F63D7" w:rsidRDefault="004F63D7" w:rsidP="00D84A41">
      <w:pPr>
        <w:rPr>
          <w:lang w:val="en-US"/>
        </w:rPr>
      </w:pPr>
    </w:p>
    <w:p w14:paraId="6EBEC41B" w14:textId="27764303" w:rsidR="004F63D7" w:rsidRDefault="004F63D7" w:rsidP="00D84A41">
      <w:pPr>
        <w:rPr>
          <w:lang w:val="en-US"/>
        </w:rPr>
      </w:pPr>
    </w:p>
    <w:p w14:paraId="7EF57FA9" w14:textId="2B2F71BA" w:rsidR="004F63D7" w:rsidRDefault="004F63D7" w:rsidP="00D84A41">
      <w:pPr>
        <w:rPr>
          <w:lang w:val="en-US"/>
        </w:rPr>
      </w:pPr>
    </w:p>
    <w:p w14:paraId="562AC5CF" w14:textId="41F37CDA" w:rsidR="004F63D7" w:rsidRDefault="004F63D7" w:rsidP="00D84A41">
      <w:pPr>
        <w:rPr>
          <w:lang w:val="en-US"/>
        </w:rPr>
      </w:pPr>
    </w:p>
    <w:p w14:paraId="35098B31" w14:textId="4A2DA207" w:rsidR="004F63D7" w:rsidRDefault="004F63D7" w:rsidP="00D84A41">
      <w:pPr>
        <w:rPr>
          <w:lang w:val="en-US"/>
        </w:rPr>
      </w:pPr>
    </w:p>
    <w:p w14:paraId="53ADCE78" w14:textId="4DD6A8F6" w:rsidR="004F63D7" w:rsidRDefault="004F63D7" w:rsidP="00D84A41">
      <w:pPr>
        <w:rPr>
          <w:lang w:val="en-US"/>
        </w:rPr>
      </w:pPr>
    </w:p>
    <w:p w14:paraId="3F1CB744" w14:textId="4BAF73A2" w:rsidR="004F63D7" w:rsidRDefault="004F63D7" w:rsidP="00D84A41">
      <w:pPr>
        <w:rPr>
          <w:lang w:val="en-US"/>
        </w:rPr>
      </w:pPr>
    </w:p>
    <w:p w14:paraId="24F3F614" w14:textId="3E342A24" w:rsidR="004F63D7" w:rsidRDefault="004F63D7" w:rsidP="00D84A41">
      <w:pPr>
        <w:rPr>
          <w:lang w:val="en-US"/>
        </w:rPr>
      </w:pPr>
    </w:p>
    <w:p w14:paraId="72418EDA" w14:textId="581230FD" w:rsidR="004F63D7" w:rsidRDefault="004F63D7" w:rsidP="00D84A41">
      <w:pPr>
        <w:rPr>
          <w:lang w:val="en-US"/>
        </w:rPr>
      </w:pPr>
    </w:p>
    <w:p w14:paraId="4CEE340C" w14:textId="694F9DE7" w:rsidR="004F63D7" w:rsidRDefault="004F63D7" w:rsidP="00D84A41">
      <w:pPr>
        <w:rPr>
          <w:lang w:val="en-US"/>
        </w:rPr>
      </w:pPr>
    </w:p>
    <w:p w14:paraId="2E699630" w14:textId="23B37F2A" w:rsidR="004F63D7" w:rsidRDefault="004F63D7" w:rsidP="00D84A41">
      <w:pPr>
        <w:rPr>
          <w:lang w:val="en-US"/>
        </w:rPr>
      </w:pPr>
    </w:p>
    <w:p w14:paraId="38222BED" w14:textId="11FBE962" w:rsidR="004F63D7" w:rsidRDefault="004F63D7" w:rsidP="00D84A41">
      <w:pPr>
        <w:rPr>
          <w:lang w:val="en-US"/>
        </w:rPr>
      </w:pPr>
    </w:p>
    <w:p w14:paraId="0835169E" w14:textId="77B15FD8" w:rsidR="004F63D7" w:rsidRDefault="004F63D7" w:rsidP="00D84A41">
      <w:pPr>
        <w:rPr>
          <w:lang w:val="en-US"/>
        </w:rPr>
      </w:pPr>
    </w:p>
    <w:p w14:paraId="7AFB005D" w14:textId="72835921" w:rsidR="004F63D7" w:rsidRDefault="004F63D7" w:rsidP="00D84A41">
      <w:pPr>
        <w:rPr>
          <w:lang w:val="en-US"/>
        </w:rPr>
      </w:pPr>
    </w:p>
    <w:p w14:paraId="33FF29F8" w14:textId="77777777" w:rsidR="00D865A0" w:rsidRDefault="00D865A0" w:rsidP="00D84A41">
      <w:pPr>
        <w:rPr>
          <w:lang w:val="en-US"/>
        </w:rPr>
      </w:pPr>
    </w:p>
    <w:p w14:paraId="160BA263" w14:textId="0A5494EE" w:rsidR="004F63D7" w:rsidRDefault="004F63D7" w:rsidP="00D84A41">
      <w:pPr>
        <w:rPr>
          <w:lang w:val="en-US"/>
        </w:rPr>
      </w:pPr>
      <w:r>
        <w:rPr>
          <w:lang w:val="en-US"/>
        </w:rPr>
        <w:t xml:space="preserve">4.1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Correspondences;</w:t>
      </w:r>
    </w:p>
    <w:p w14:paraId="69E232B8" w14:textId="25C0A8E4" w:rsidR="004F63D7" w:rsidRDefault="004F63D7" w:rsidP="00D84A41">
      <w:pPr>
        <w:rPr>
          <w:lang w:val="en-US"/>
        </w:rPr>
      </w:pPr>
    </w:p>
    <w:p w14:paraId="6B1C09D1" w14:textId="55707A23" w:rsidR="004F63D7" w:rsidRDefault="004F63D7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6E5471D8" wp14:editId="02782001">
            <wp:extent cx="5274310" cy="25768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E43" w14:textId="1D592C61" w:rsidR="004F63D7" w:rsidRDefault="004F63D7" w:rsidP="00D84A41">
      <w:pPr>
        <w:rPr>
          <w:lang w:val="en-US"/>
        </w:rPr>
      </w:pPr>
      <w:r>
        <w:rPr>
          <w:lang w:val="en-US"/>
        </w:rPr>
        <w:t>The F, points1 and points2 which were used to generate F is saved as ‘q4_1.npz’</w:t>
      </w:r>
    </w:p>
    <w:p w14:paraId="01083905" w14:textId="5EF9E6FC" w:rsidR="004F63D7" w:rsidRDefault="004F63D7" w:rsidP="00D84A41">
      <w:pPr>
        <w:rPr>
          <w:lang w:val="en-US"/>
        </w:rPr>
      </w:pPr>
    </w:p>
    <w:p w14:paraId="341F2DDC" w14:textId="2B2F225F" w:rsidR="00D865A0" w:rsidRDefault="00D865A0" w:rsidP="00D84A41">
      <w:pPr>
        <w:rPr>
          <w:lang w:val="en-US"/>
        </w:rPr>
      </w:pPr>
    </w:p>
    <w:p w14:paraId="4A465AFF" w14:textId="081DC33B" w:rsidR="00D865A0" w:rsidRDefault="00D865A0" w:rsidP="00D84A41">
      <w:pPr>
        <w:rPr>
          <w:lang w:val="en-US"/>
        </w:rPr>
      </w:pPr>
    </w:p>
    <w:p w14:paraId="78D752B2" w14:textId="778C7391" w:rsidR="00D865A0" w:rsidRDefault="00D865A0" w:rsidP="00D84A41">
      <w:pPr>
        <w:rPr>
          <w:lang w:val="en-US"/>
        </w:rPr>
      </w:pPr>
    </w:p>
    <w:p w14:paraId="623A7A15" w14:textId="786A73EF" w:rsidR="00D865A0" w:rsidRDefault="00D865A0" w:rsidP="00D84A41">
      <w:pPr>
        <w:rPr>
          <w:lang w:val="en-US"/>
        </w:rPr>
      </w:pPr>
    </w:p>
    <w:p w14:paraId="26EE7EC7" w14:textId="268261F3" w:rsidR="00D865A0" w:rsidRDefault="00D865A0" w:rsidP="00D84A41">
      <w:pPr>
        <w:rPr>
          <w:lang w:val="en-US"/>
        </w:rPr>
      </w:pPr>
    </w:p>
    <w:p w14:paraId="72F46FF4" w14:textId="2677EB30" w:rsidR="00D865A0" w:rsidRDefault="00D865A0" w:rsidP="00D84A41">
      <w:pPr>
        <w:rPr>
          <w:lang w:val="en-US"/>
        </w:rPr>
      </w:pPr>
    </w:p>
    <w:p w14:paraId="61865A8A" w14:textId="7A4C529F" w:rsidR="00D865A0" w:rsidRDefault="00D865A0" w:rsidP="00D84A41">
      <w:pPr>
        <w:rPr>
          <w:lang w:val="en-US"/>
        </w:rPr>
      </w:pPr>
    </w:p>
    <w:p w14:paraId="5D0A8C94" w14:textId="78BFFC7A" w:rsidR="00D865A0" w:rsidRDefault="00D865A0" w:rsidP="00D84A41">
      <w:pPr>
        <w:rPr>
          <w:lang w:val="en-US"/>
        </w:rPr>
      </w:pPr>
    </w:p>
    <w:p w14:paraId="7845D80B" w14:textId="2A7E046D" w:rsidR="00D865A0" w:rsidRDefault="00D865A0" w:rsidP="00D84A41">
      <w:pPr>
        <w:rPr>
          <w:lang w:val="en-US"/>
        </w:rPr>
      </w:pPr>
    </w:p>
    <w:p w14:paraId="3F7C88C3" w14:textId="27977F67" w:rsidR="00D865A0" w:rsidRDefault="00D865A0" w:rsidP="00D84A41">
      <w:pPr>
        <w:rPr>
          <w:lang w:val="en-US"/>
        </w:rPr>
      </w:pPr>
    </w:p>
    <w:p w14:paraId="79FF4EBB" w14:textId="527C649A" w:rsidR="00D865A0" w:rsidRDefault="00D865A0" w:rsidP="00D84A41">
      <w:pPr>
        <w:rPr>
          <w:lang w:val="en-US"/>
        </w:rPr>
      </w:pPr>
    </w:p>
    <w:p w14:paraId="092C4DC7" w14:textId="03B07901" w:rsidR="00D865A0" w:rsidRDefault="00D865A0" w:rsidP="00D84A41">
      <w:pPr>
        <w:rPr>
          <w:lang w:val="en-US"/>
        </w:rPr>
      </w:pPr>
    </w:p>
    <w:p w14:paraId="241EC733" w14:textId="4BCCACF8" w:rsidR="00D865A0" w:rsidRDefault="00D865A0" w:rsidP="00D84A41">
      <w:pPr>
        <w:rPr>
          <w:lang w:val="en-US"/>
        </w:rPr>
      </w:pPr>
    </w:p>
    <w:p w14:paraId="06147DD7" w14:textId="5B2C491E" w:rsidR="00D865A0" w:rsidRDefault="00D865A0" w:rsidP="00D84A41">
      <w:pPr>
        <w:rPr>
          <w:lang w:val="en-US"/>
        </w:rPr>
      </w:pPr>
    </w:p>
    <w:p w14:paraId="4CFDDD96" w14:textId="422AAD97" w:rsidR="00D865A0" w:rsidRDefault="00D865A0" w:rsidP="00D84A41">
      <w:pPr>
        <w:rPr>
          <w:lang w:val="en-US"/>
        </w:rPr>
      </w:pPr>
    </w:p>
    <w:p w14:paraId="7A525B7C" w14:textId="448C97E3" w:rsidR="00D865A0" w:rsidRDefault="00D865A0" w:rsidP="00D84A41">
      <w:pPr>
        <w:rPr>
          <w:lang w:val="en-US"/>
        </w:rPr>
      </w:pPr>
    </w:p>
    <w:p w14:paraId="60ABB269" w14:textId="77777777" w:rsidR="00D865A0" w:rsidRDefault="00D865A0" w:rsidP="00D84A41">
      <w:pPr>
        <w:rPr>
          <w:lang w:val="en-US"/>
        </w:rPr>
      </w:pPr>
    </w:p>
    <w:p w14:paraId="53CAD71F" w14:textId="7FC7C91F" w:rsidR="004F63D7" w:rsidRDefault="004F63D7" w:rsidP="00D84A41">
      <w:pPr>
        <w:rPr>
          <w:lang w:val="en-US"/>
        </w:rPr>
      </w:pPr>
      <w:r>
        <w:rPr>
          <w:lang w:val="en-US"/>
        </w:rPr>
        <w:t>4.2 3D Visualization- Temple Coordinates:</w:t>
      </w:r>
    </w:p>
    <w:p w14:paraId="2E7B9749" w14:textId="56678A15" w:rsidR="00BB108C" w:rsidRDefault="00BB108C" w:rsidP="00D84A41">
      <w:pPr>
        <w:rPr>
          <w:lang w:val="en-US"/>
        </w:rPr>
      </w:pPr>
    </w:p>
    <w:p w14:paraId="5D293B2B" w14:textId="4E7B9963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B1FB3F9" wp14:editId="1034590B">
            <wp:extent cx="1316182" cy="16221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9893" cy="16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36884" wp14:editId="15C4F3BF">
            <wp:extent cx="1002145" cy="153122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197" cy="15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D36D1" wp14:editId="6F0C85F2">
            <wp:extent cx="1773381" cy="156072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2350" cy="16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4A32" w14:textId="3AFCC361" w:rsidR="00BB108C" w:rsidRDefault="00BB108C" w:rsidP="00D84A41">
      <w:pPr>
        <w:rPr>
          <w:lang w:val="en-US"/>
        </w:rPr>
      </w:pPr>
    </w:p>
    <w:p w14:paraId="0DE02121" w14:textId="6A63AE00" w:rsidR="00BB108C" w:rsidRDefault="00BB108C" w:rsidP="00D84A41">
      <w:pPr>
        <w:rPr>
          <w:lang w:val="en-US"/>
        </w:rPr>
      </w:pPr>
      <w:bookmarkStart w:id="44" w:name="_GoBack"/>
      <w:bookmarkEnd w:id="44"/>
    </w:p>
    <w:p w14:paraId="0D172CFD" w14:textId="4D25AA78" w:rsidR="00BB108C" w:rsidRDefault="00BB108C" w:rsidP="00D84A41">
      <w:pPr>
        <w:rPr>
          <w:lang w:val="en-US"/>
        </w:rPr>
      </w:pPr>
    </w:p>
    <w:p w14:paraId="39099F27" w14:textId="412B61AD" w:rsidR="00BB108C" w:rsidRDefault="00BB108C" w:rsidP="00D84A41">
      <w:pPr>
        <w:rPr>
          <w:lang w:val="en-US"/>
        </w:rPr>
      </w:pPr>
    </w:p>
    <w:p w14:paraId="384F00C4" w14:textId="49DD2DA7" w:rsidR="00BB108C" w:rsidRDefault="00BB108C" w:rsidP="00D84A41">
      <w:pPr>
        <w:rPr>
          <w:lang w:val="en-US"/>
        </w:rPr>
      </w:pPr>
    </w:p>
    <w:p w14:paraId="452D4053" w14:textId="74099620" w:rsidR="00BB108C" w:rsidRDefault="00BB108C" w:rsidP="00D84A41">
      <w:pPr>
        <w:rPr>
          <w:lang w:val="en-US"/>
        </w:rPr>
      </w:pPr>
    </w:p>
    <w:p w14:paraId="2ED151FF" w14:textId="2F436D98" w:rsidR="00BB108C" w:rsidRDefault="00BB108C" w:rsidP="00D84A41">
      <w:pPr>
        <w:rPr>
          <w:lang w:val="en-US"/>
        </w:rPr>
      </w:pPr>
    </w:p>
    <w:p w14:paraId="48D01E69" w14:textId="35E842E8" w:rsidR="00BB108C" w:rsidRDefault="00BB108C" w:rsidP="00D84A41">
      <w:pPr>
        <w:rPr>
          <w:lang w:val="en-US"/>
        </w:rPr>
      </w:pPr>
    </w:p>
    <w:p w14:paraId="2A5B932D" w14:textId="1629F779" w:rsidR="00D865A0" w:rsidRDefault="00D865A0" w:rsidP="00D84A41">
      <w:pPr>
        <w:rPr>
          <w:lang w:val="en-US"/>
        </w:rPr>
      </w:pPr>
    </w:p>
    <w:p w14:paraId="6307936E" w14:textId="34AFBED3" w:rsidR="00D865A0" w:rsidRDefault="00D865A0" w:rsidP="00D84A41">
      <w:pPr>
        <w:rPr>
          <w:lang w:val="en-US"/>
        </w:rPr>
      </w:pPr>
    </w:p>
    <w:p w14:paraId="553872A7" w14:textId="71934DE0" w:rsidR="00D865A0" w:rsidRDefault="00D865A0" w:rsidP="00D84A41">
      <w:pPr>
        <w:rPr>
          <w:lang w:val="en-US"/>
        </w:rPr>
      </w:pPr>
    </w:p>
    <w:p w14:paraId="3B1F8914" w14:textId="43DAA419" w:rsidR="00D865A0" w:rsidRDefault="00D865A0" w:rsidP="00D84A41">
      <w:pPr>
        <w:rPr>
          <w:lang w:val="en-US"/>
        </w:rPr>
      </w:pPr>
    </w:p>
    <w:p w14:paraId="35D63923" w14:textId="765AB653" w:rsidR="00D865A0" w:rsidRDefault="00D865A0" w:rsidP="00D84A41">
      <w:pPr>
        <w:rPr>
          <w:lang w:val="en-US"/>
        </w:rPr>
      </w:pPr>
    </w:p>
    <w:p w14:paraId="11117A5A" w14:textId="668F8D42" w:rsidR="00D865A0" w:rsidRDefault="00D865A0" w:rsidP="00D84A41">
      <w:pPr>
        <w:rPr>
          <w:lang w:val="en-US"/>
        </w:rPr>
      </w:pPr>
    </w:p>
    <w:p w14:paraId="2C2B1084" w14:textId="0B25753E" w:rsidR="00D865A0" w:rsidRDefault="00D865A0" w:rsidP="00D84A41">
      <w:pPr>
        <w:rPr>
          <w:lang w:val="en-US"/>
        </w:rPr>
      </w:pPr>
    </w:p>
    <w:p w14:paraId="370F8478" w14:textId="6959CB3B" w:rsidR="00D865A0" w:rsidRDefault="00D865A0" w:rsidP="00D84A41">
      <w:pPr>
        <w:rPr>
          <w:lang w:val="en-US"/>
        </w:rPr>
      </w:pPr>
    </w:p>
    <w:p w14:paraId="34D675E5" w14:textId="22759567" w:rsidR="00D865A0" w:rsidRDefault="00D865A0" w:rsidP="00D84A41">
      <w:pPr>
        <w:rPr>
          <w:lang w:val="en-US"/>
        </w:rPr>
      </w:pPr>
    </w:p>
    <w:p w14:paraId="13F167A3" w14:textId="2F219C2D" w:rsidR="00D865A0" w:rsidRDefault="00D865A0" w:rsidP="00D84A41">
      <w:pPr>
        <w:rPr>
          <w:lang w:val="en-US"/>
        </w:rPr>
      </w:pPr>
    </w:p>
    <w:p w14:paraId="37713A86" w14:textId="0DDEE7CC" w:rsidR="00D865A0" w:rsidRDefault="00D865A0" w:rsidP="00D84A41">
      <w:pPr>
        <w:rPr>
          <w:lang w:val="en-US"/>
        </w:rPr>
      </w:pPr>
    </w:p>
    <w:p w14:paraId="3B6F2AAB" w14:textId="32C4A662" w:rsidR="00D865A0" w:rsidRDefault="00D865A0" w:rsidP="00D84A41">
      <w:pPr>
        <w:rPr>
          <w:lang w:val="en-US"/>
        </w:rPr>
      </w:pPr>
    </w:p>
    <w:p w14:paraId="3D2FC349" w14:textId="6C639E82" w:rsidR="00D865A0" w:rsidRDefault="00D865A0" w:rsidP="00D84A41">
      <w:pPr>
        <w:rPr>
          <w:lang w:val="en-US"/>
        </w:rPr>
      </w:pPr>
    </w:p>
    <w:p w14:paraId="44C4DD02" w14:textId="77777777" w:rsidR="00D865A0" w:rsidRDefault="00D865A0" w:rsidP="00D84A41">
      <w:pPr>
        <w:rPr>
          <w:lang w:val="en-US"/>
        </w:rPr>
      </w:pPr>
    </w:p>
    <w:p w14:paraId="64E193FF" w14:textId="3CF77B13" w:rsidR="00BB108C" w:rsidRDefault="00BB108C" w:rsidP="00D84A41">
      <w:pPr>
        <w:rPr>
          <w:lang w:val="en-US"/>
        </w:rPr>
      </w:pPr>
    </w:p>
    <w:p w14:paraId="3A921E5A" w14:textId="77722C04" w:rsidR="00BB108C" w:rsidRDefault="00BB108C" w:rsidP="00D84A41">
      <w:pPr>
        <w:rPr>
          <w:lang w:val="en-US"/>
        </w:rPr>
      </w:pPr>
      <w:r>
        <w:rPr>
          <w:lang w:val="en-US"/>
        </w:rPr>
        <w:t>5.1: RANSAC:</w:t>
      </w:r>
    </w:p>
    <w:p w14:paraId="720F9F52" w14:textId="5C5FEF05" w:rsidR="00BB108C" w:rsidRDefault="00BB108C" w:rsidP="00D84A41">
      <w:pPr>
        <w:rPr>
          <w:lang w:val="en-US"/>
        </w:rPr>
      </w:pPr>
    </w:p>
    <w:p w14:paraId="2ED85707" w14:textId="770C5CF6" w:rsidR="00BB108C" w:rsidRDefault="00BB108C" w:rsidP="00D84A41">
      <w:pPr>
        <w:rPr>
          <w:lang w:val="en-US"/>
        </w:rPr>
      </w:pPr>
      <w:proofErr w:type="spellStart"/>
      <w:r>
        <w:rPr>
          <w:lang w:val="en-US"/>
        </w:rPr>
        <w:t>Eightpoint</w:t>
      </w:r>
      <w:proofErr w:type="spellEnd"/>
      <w:r>
        <w:rPr>
          <w:lang w:val="en-US"/>
        </w:rPr>
        <w:t xml:space="preserve">  with noisy Correspondences:</w:t>
      </w:r>
    </w:p>
    <w:p w14:paraId="30574F91" w14:textId="3E4649BA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4945D552" wp14:editId="7FDCFE0B">
            <wp:extent cx="3905794" cy="194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2703" cy="195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3A11" w14:textId="4F5F7243" w:rsidR="00BB108C" w:rsidRDefault="00BB108C" w:rsidP="00D84A41">
      <w:pPr>
        <w:rPr>
          <w:lang w:val="en-US"/>
        </w:rPr>
      </w:pPr>
      <w:r>
        <w:rPr>
          <w:lang w:val="en-US"/>
        </w:rPr>
        <w:t>It can be seen that the eight point works well for noiseless correspondences. But if there is noise like the image above, it seems to give random inaccurate results.</w:t>
      </w:r>
    </w:p>
    <w:p w14:paraId="40B4699C" w14:textId="37B9283F" w:rsidR="00BB108C" w:rsidRDefault="00BB108C" w:rsidP="00D84A41">
      <w:pPr>
        <w:rPr>
          <w:lang w:val="en-US"/>
        </w:rPr>
      </w:pPr>
      <w:r>
        <w:rPr>
          <w:lang w:val="en-US"/>
        </w:rPr>
        <w:t>RANSAC 7 point with noisy Correspondences:</w:t>
      </w:r>
    </w:p>
    <w:p w14:paraId="0D381A90" w14:textId="5549C8AF" w:rsidR="00BB108C" w:rsidRDefault="00BB108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6B4FAD7" wp14:editId="40EFA9C3">
            <wp:extent cx="52743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0C23" w14:textId="52FA09EA" w:rsidR="004F63D7" w:rsidRDefault="00BB108C" w:rsidP="00D84A41">
      <w:pPr>
        <w:rPr>
          <w:lang w:val="en-US"/>
        </w:rPr>
      </w:pPr>
      <w:r>
        <w:rPr>
          <w:lang w:val="en-US"/>
        </w:rPr>
        <w:t>On the other hand, RANSAC when added with 7 point algorithm in order to remove the outliers, gives decent results as it removes noise(outliers) and the f is c</w:t>
      </w:r>
      <w:r w:rsidR="001425A9">
        <w:rPr>
          <w:lang w:val="en-US"/>
        </w:rPr>
        <w:t>hosen based on the amount of inliers present.</w:t>
      </w:r>
    </w:p>
    <w:p w14:paraId="5D5B3EAE" w14:textId="10808FE7" w:rsidR="001425A9" w:rsidRDefault="001425A9" w:rsidP="00D84A41">
      <w:pPr>
        <w:rPr>
          <w:lang w:val="en-US"/>
        </w:rPr>
      </w:pPr>
    </w:p>
    <w:p w14:paraId="2F1D399B" w14:textId="498ABCB2" w:rsidR="001425A9" w:rsidRDefault="001425A9" w:rsidP="00D84A41">
      <w:pPr>
        <w:rPr>
          <w:lang w:val="en-US"/>
        </w:rPr>
      </w:pPr>
      <w:r>
        <w:rPr>
          <w:lang w:val="en-US"/>
        </w:rPr>
        <w:t>The error metric used:</w:t>
      </w:r>
    </w:p>
    <w:p w14:paraId="40AD350A" w14:textId="4E7D155D" w:rsidR="001425A9" w:rsidRDefault="001425A9" w:rsidP="00D84A41">
      <w:pPr>
        <w:rPr>
          <w:lang w:val="en-US"/>
        </w:rPr>
      </w:pPr>
      <w:r>
        <w:rPr>
          <w:lang w:val="en-US"/>
        </w:rPr>
        <w:t xml:space="preserve">Given the noisy correspondences p1 and p2 , generally for the points to be inliers it has to lie on the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line. So that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bSup>
            <m:r>
              <w:rPr>
                <w:rFonts w:ascii="Cambria Math" w:hAnsi="Cambria Math"/>
                <w:lang w:val="en-US"/>
              </w:rPr>
              <m:t>F p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  <m:sup/>
        </m:sSubSup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 xml:space="preserve"> , where f is calculated randomly using 7 point algorithm. Since RANSAC helps us to find the points that lie closer to the line, we use a threshold value (e.g.: 0.001) to say that a point is an inlier if it lies within the threshold limit for a given calculated F, fundamental matrix. So the f with the most inliers is selected and that gives the best estimate of the correspondences.</w:t>
      </w:r>
    </w:p>
    <w:p w14:paraId="2FA95E1D" w14:textId="0F8C4366" w:rsidR="00826910" w:rsidRDefault="00826910" w:rsidP="00D84A41">
      <w:pPr>
        <w:rPr>
          <w:lang w:val="en-US"/>
        </w:rPr>
      </w:pPr>
    </w:p>
    <w:p w14:paraId="13253CE5" w14:textId="77777777" w:rsidR="002069DC" w:rsidRDefault="002069DC" w:rsidP="00D84A41">
      <w:pPr>
        <w:rPr>
          <w:lang w:val="en-US"/>
        </w:rPr>
      </w:pPr>
    </w:p>
    <w:p w14:paraId="14971814" w14:textId="5D398460" w:rsidR="00826910" w:rsidRDefault="00826910" w:rsidP="00D84A41">
      <w:pPr>
        <w:rPr>
          <w:lang w:val="en-US"/>
        </w:rPr>
      </w:pPr>
      <w:r>
        <w:rPr>
          <w:lang w:val="en-US"/>
        </w:rPr>
        <w:t>5.3.</w:t>
      </w:r>
    </w:p>
    <w:p w14:paraId="029833F1" w14:textId="353E9FD1" w:rsidR="00826910" w:rsidRDefault="00860BB7" w:rsidP="00D84A41">
      <w:pPr>
        <w:rPr>
          <w:lang w:val="en-US"/>
        </w:rPr>
      </w:pPr>
      <w:r>
        <w:rPr>
          <w:lang w:val="en-US"/>
        </w:rPr>
        <w:t>Error before Bundle Adjustment</w:t>
      </w:r>
      <w:r w:rsidR="00B069D9">
        <w:rPr>
          <w:lang w:val="en-US"/>
        </w:rPr>
        <w:t>:</w:t>
      </w:r>
      <w:r w:rsidR="00B069D9" w:rsidRPr="00B069D9">
        <w:rPr>
          <w:lang w:val="en-US"/>
        </w:rPr>
        <w:t xml:space="preserve"> 27985.398180529548</w:t>
      </w:r>
    </w:p>
    <w:p w14:paraId="3E85E301" w14:textId="31626991" w:rsidR="002069DC" w:rsidRDefault="002069DC" w:rsidP="00D84A41">
      <w:pPr>
        <w:rPr>
          <w:lang w:val="en-US"/>
        </w:rPr>
      </w:pPr>
    </w:p>
    <w:p w14:paraId="2778AF1A" w14:textId="77535A29" w:rsidR="002069DC" w:rsidRDefault="002069DC" w:rsidP="00D84A41">
      <w:pPr>
        <w:rPr>
          <w:lang w:val="en-US"/>
        </w:rPr>
      </w:pPr>
      <w:r>
        <w:rPr>
          <w:noProof/>
        </w:rPr>
        <w:drawing>
          <wp:inline distT="0" distB="0" distL="0" distR="0" wp14:anchorId="5EBE5A1F" wp14:editId="7FABC2FD">
            <wp:extent cx="1844601" cy="225367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9174" cy="23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6C0EB" wp14:editId="30BF906E">
            <wp:extent cx="2396836" cy="2075661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5343" cy="21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319" w14:textId="77777777" w:rsidR="00B069D9" w:rsidRDefault="00B069D9" w:rsidP="00D84A41">
      <w:pPr>
        <w:rPr>
          <w:lang w:val="en-US"/>
        </w:rPr>
      </w:pPr>
    </w:p>
    <w:p w14:paraId="2CA6B0DC" w14:textId="4014A593" w:rsidR="00826910" w:rsidRDefault="00263F91" w:rsidP="00D84A41">
      <w:pPr>
        <w:rPr>
          <w:lang w:val="en-US"/>
        </w:rPr>
      </w:pPr>
      <w:r>
        <w:rPr>
          <w:lang w:val="en-US"/>
        </w:rPr>
        <w:t>Error</w:t>
      </w:r>
      <w:r w:rsidR="00B069D9">
        <w:rPr>
          <w:lang w:val="en-US"/>
        </w:rPr>
        <w:t xml:space="preserve"> after Bundle adjustment</w:t>
      </w:r>
      <w:r w:rsidR="002069DC">
        <w:rPr>
          <w:lang w:val="en-US"/>
        </w:rPr>
        <w:t xml:space="preserve">: </w:t>
      </w:r>
      <w:r w:rsidR="00B069D9" w:rsidRPr="00B069D9">
        <w:rPr>
          <w:lang w:val="en-US"/>
        </w:rPr>
        <w:t>12.534524154494393</w:t>
      </w:r>
    </w:p>
    <w:p w14:paraId="7320DB88" w14:textId="09E5899D" w:rsidR="002069DC" w:rsidRDefault="002069DC" w:rsidP="00D84A41">
      <w:pPr>
        <w:rPr>
          <w:lang w:val="en-US"/>
        </w:rPr>
      </w:pPr>
    </w:p>
    <w:p w14:paraId="722EB025" w14:textId="6D40F458" w:rsidR="002069DC" w:rsidRDefault="002069DC" w:rsidP="00D84A4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5C89F1" wp14:editId="1D5C2AB7">
            <wp:simplePos x="0" y="0"/>
            <wp:positionH relativeFrom="column">
              <wp:posOffset>2172335</wp:posOffset>
            </wp:positionH>
            <wp:positionV relativeFrom="paragraph">
              <wp:posOffset>165735</wp:posOffset>
            </wp:positionV>
            <wp:extent cx="1624965" cy="19945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322479" wp14:editId="2F3A15F9">
            <wp:extent cx="1739822" cy="243378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8605" cy="24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8C33" w14:textId="260545FD" w:rsidR="00263F91" w:rsidRDefault="00263F91" w:rsidP="00D84A41">
      <w:pPr>
        <w:rPr>
          <w:lang w:val="en-US"/>
        </w:rPr>
      </w:pPr>
    </w:p>
    <w:p w14:paraId="2EFCBCB7" w14:textId="77777777" w:rsidR="00826910" w:rsidRDefault="00826910" w:rsidP="00D84A41">
      <w:pPr>
        <w:rPr>
          <w:lang w:val="en-US"/>
        </w:rPr>
      </w:pPr>
    </w:p>
    <w:p w14:paraId="2315BCBE" w14:textId="77777777" w:rsidR="004F63D7" w:rsidRDefault="004F63D7" w:rsidP="00D84A41">
      <w:pPr>
        <w:rPr>
          <w:lang w:val="en-US"/>
        </w:rPr>
      </w:pPr>
    </w:p>
    <w:p w14:paraId="5CB0522C" w14:textId="734D3A9F" w:rsidR="004F63D7" w:rsidRDefault="004F63D7" w:rsidP="00D84A41">
      <w:pPr>
        <w:rPr>
          <w:lang w:val="en-US"/>
        </w:rPr>
      </w:pPr>
    </w:p>
    <w:p w14:paraId="74CEE164" w14:textId="77777777" w:rsidR="004F63D7" w:rsidRPr="00D84A41" w:rsidRDefault="004F63D7" w:rsidP="00D84A41">
      <w:pPr>
        <w:rPr>
          <w:lang w:val="en-US"/>
        </w:rPr>
      </w:pPr>
    </w:p>
    <w:sectPr w:rsidR="004F63D7" w:rsidRPr="00D84A41">
      <w:headerReference w:type="default" r:id="rId18"/>
      <w:footerReference w:type="default" r:id="rId1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1EF626" w14:textId="77777777" w:rsidR="003344D4" w:rsidRDefault="003344D4" w:rsidP="00D865A0">
      <w:pPr>
        <w:spacing w:after="0" w:line="240" w:lineRule="auto"/>
      </w:pPr>
      <w:r>
        <w:separator/>
      </w:r>
    </w:p>
  </w:endnote>
  <w:endnote w:type="continuationSeparator" w:id="0">
    <w:p w14:paraId="4AE250A1" w14:textId="77777777" w:rsidR="003344D4" w:rsidRDefault="003344D4" w:rsidP="00D8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SY7">
    <w:altName w:val="Cambria"/>
    <w:panose1 w:val="00000000000000000000"/>
    <w:charset w:val="00"/>
    <w:family w:val="roman"/>
    <w:notTrueType/>
    <w:pitch w:val="default"/>
  </w:font>
  <w:font w:name="CMR7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04252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71B3A4" w14:textId="3C892503" w:rsidR="00AF5729" w:rsidRDefault="00AF57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0F537B" w14:textId="77777777" w:rsidR="00AF5729" w:rsidRDefault="00AF57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16DDA" w14:textId="77777777" w:rsidR="003344D4" w:rsidRDefault="003344D4" w:rsidP="00D865A0">
      <w:pPr>
        <w:spacing w:after="0" w:line="240" w:lineRule="auto"/>
      </w:pPr>
      <w:r>
        <w:separator/>
      </w:r>
    </w:p>
  </w:footnote>
  <w:footnote w:type="continuationSeparator" w:id="0">
    <w:p w14:paraId="1E1C690E" w14:textId="77777777" w:rsidR="003344D4" w:rsidRDefault="003344D4" w:rsidP="00D86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41442D" w14:textId="638AEB81" w:rsidR="00D865A0" w:rsidRDefault="00AF5729">
    <w:pPr>
      <w:pStyle w:val="Header"/>
      <w:rPr>
        <w:lang w:val="en-US"/>
      </w:rPr>
    </w:pPr>
    <w:hyperlink r:id="rId1" w:history="1">
      <w:r w:rsidRPr="005C5DE1">
        <w:rPr>
          <w:rStyle w:val="Hyperlink"/>
          <w:lang w:val="en-US"/>
        </w:rPr>
        <w:t>banandan@andrew.cmu.edu</w:t>
      </w:r>
    </w:hyperlink>
    <w:r w:rsidR="00D865A0">
      <w:rPr>
        <w:lang w:val="en-US"/>
      </w:rPr>
      <w:tab/>
    </w:r>
    <w:r>
      <w:rPr>
        <w:lang w:val="en-US"/>
      </w:rPr>
      <w:tab/>
      <w:t xml:space="preserve">  16720B – Computer vision -HW4</w:t>
    </w:r>
  </w:p>
  <w:p w14:paraId="7B7D91B7" w14:textId="1B4C0169" w:rsidR="00AF5729" w:rsidRPr="00D865A0" w:rsidRDefault="00D865A0">
    <w:pPr>
      <w:pStyle w:val="Header"/>
      <w:rPr>
        <w:lang w:val="en-US"/>
      </w:rPr>
    </w:pPr>
    <w:r>
      <w:rPr>
        <w:lang w:val="en-US"/>
      </w:rPr>
      <w:t>Barat</w:t>
    </w:r>
    <w:r w:rsidR="00AF5729">
      <w:rPr>
        <w:lang w:val="en-US"/>
      </w:rPr>
      <w:t>h</w:t>
    </w:r>
    <w:r>
      <w:rPr>
        <w:lang w:val="en-US"/>
      </w:rPr>
      <w:t>waj</w:t>
    </w:r>
    <w:r w:rsidR="00AF5729">
      <w:rPr>
        <w:lang w:val="en-US"/>
      </w:rPr>
      <w:t xml:space="preserve"> Subramaniam Anandan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arath Subramaniam Anandan">
    <w15:presenceInfo w15:providerId="None" w15:userId="Barath Subramaniam Anand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78B"/>
    <w:rsid w:val="00055DF3"/>
    <w:rsid w:val="000C7830"/>
    <w:rsid w:val="001425A9"/>
    <w:rsid w:val="00164735"/>
    <w:rsid w:val="002069DC"/>
    <w:rsid w:val="002112CA"/>
    <w:rsid w:val="00263F91"/>
    <w:rsid w:val="00311C67"/>
    <w:rsid w:val="003344D4"/>
    <w:rsid w:val="00351B4A"/>
    <w:rsid w:val="004F63D7"/>
    <w:rsid w:val="00585E5D"/>
    <w:rsid w:val="00594E48"/>
    <w:rsid w:val="005971E9"/>
    <w:rsid w:val="006D19C2"/>
    <w:rsid w:val="00752C02"/>
    <w:rsid w:val="008102B0"/>
    <w:rsid w:val="00826910"/>
    <w:rsid w:val="00860BB7"/>
    <w:rsid w:val="00864E67"/>
    <w:rsid w:val="00952A19"/>
    <w:rsid w:val="00A27B73"/>
    <w:rsid w:val="00A523EE"/>
    <w:rsid w:val="00A7078B"/>
    <w:rsid w:val="00AF5729"/>
    <w:rsid w:val="00B069D9"/>
    <w:rsid w:val="00B30C2A"/>
    <w:rsid w:val="00B36E6D"/>
    <w:rsid w:val="00BB108C"/>
    <w:rsid w:val="00D204BA"/>
    <w:rsid w:val="00D70D2A"/>
    <w:rsid w:val="00D84A41"/>
    <w:rsid w:val="00D865A0"/>
    <w:rsid w:val="00DD2C41"/>
    <w:rsid w:val="00E175DF"/>
    <w:rsid w:val="00E770C9"/>
    <w:rsid w:val="00EA5446"/>
    <w:rsid w:val="00F35E09"/>
    <w:rsid w:val="00F411BC"/>
    <w:rsid w:val="00F503B0"/>
    <w:rsid w:val="00FB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A5EAC9"/>
  <w15:chartTrackingRefBased/>
  <w15:docId w15:val="{FAC5EDCD-EE7D-4E9B-B7D8-1D1967A7D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9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5DF3"/>
    <w:rPr>
      <w:color w:val="808080"/>
    </w:rPr>
  </w:style>
  <w:style w:type="character" w:customStyle="1" w:styleId="fontstyle01">
    <w:name w:val="fontstyle01"/>
    <w:basedOn w:val="DefaultParagraphFont"/>
    <w:rsid w:val="00EA5446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EA544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EA5446"/>
    <w:rPr>
      <w:rFonts w:ascii="CMSY7" w:hAnsi="CMSY7" w:hint="default"/>
      <w:b w:val="0"/>
      <w:bCs w:val="0"/>
      <w:i/>
      <w:iCs/>
      <w:color w:val="000000"/>
      <w:sz w:val="14"/>
      <w:szCs w:val="14"/>
    </w:rPr>
  </w:style>
  <w:style w:type="character" w:customStyle="1" w:styleId="fontstyle41">
    <w:name w:val="fontstyle41"/>
    <w:basedOn w:val="DefaultParagraphFont"/>
    <w:rsid w:val="00EA5446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paragraph" w:styleId="Revision">
    <w:name w:val="Revision"/>
    <w:hidden/>
    <w:uiPriority w:val="99"/>
    <w:semiHidden/>
    <w:rsid w:val="00864E6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E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E6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865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5A0"/>
  </w:style>
  <w:style w:type="paragraph" w:styleId="Footer">
    <w:name w:val="footer"/>
    <w:basedOn w:val="Normal"/>
    <w:link w:val="FooterChar"/>
    <w:uiPriority w:val="99"/>
    <w:unhideWhenUsed/>
    <w:rsid w:val="00D865A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5A0"/>
  </w:style>
  <w:style w:type="character" w:styleId="Hyperlink">
    <w:name w:val="Hyperlink"/>
    <w:basedOn w:val="DefaultParagraphFont"/>
    <w:uiPriority w:val="99"/>
    <w:unhideWhenUsed/>
    <w:rsid w:val="00D865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5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banandan@andrew.cm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Subramaniam Anandan</dc:creator>
  <cp:keywords/>
  <dc:description/>
  <cp:lastModifiedBy>Barath Subramaniam Anandan</cp:lastModifiedBy>
  <cp:revision>2</cp:revision>
  <dcterms:created xsi:type="dcterms:W3CDTF">2019-11-09T02:43:00Z</dcterms:created>
  <dcterms:modified xsi:type="dcterms:W3CDTF">2019-11-09T02:43:00Z</dcterms:modified>
</cp:coreProperties>
</file>